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
        <w:t>By the ANIMA author team</w:t>
      </w:r>
    </w:p>
    <w:p>
      <w:pPr>
        <w:pStyle w:val="Heading2"/>
        <w:numPr>
          <w:ilvl w:val="1"/>
          <w:numId w:val="3"/>
        </w:numPr>
        <w:bidi w:val="0"/>
        <w:jc w:val="left"/>
        <w:rPr/>
      </w:pPr>
      <w:r>
        <w:rPr/>
        <w:t>Introduction</w:t>
      </w:r>
    </w:p>
    <w:p>
      <w:pPr>
        <w:pStyle w:val="TextBody"/>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 xml:space="preserve">result of the work of the “Autonomic Networking Integrated Model and Approach” (ANIMA) working group of the IETF. These RFCs complete the initial charter of that working group, which was started in late 2014 (see </w:t>
      </w:r>
      <w:r>
        <w:rPr>
          <w:rFonts w:ascii="Times New Roman" w:hAnsi="Times New Roman"/>
          <w:sz w:val="24"/>
          <w:szCs w:val="24"/>
          <w:vertAlign w:val="superscript"/>
          <w:rPrChange w:id="0" w:author="Brian E Carpenter" w:date="2021-05-28T15:50:20Z"/>
        </w:rPr>
        <w:t>[11]</w:t>
      </w:r>
      <w:r>
        <w:rPr>
          <w:rFonts w:ascii="Times New Roman" w:hAnsi="Times New Roman"/>
          <w:sz w:val="24"/>
          <w:szCs w:val="24"/>
        </w:rPr>
        <w:t xml:space="preserve"> for a summary of its inception</w:t>
      </w:r>
      <w:del w:id="1" w:author="Brian E Carpenter" w:date="2021-05-28T15:50:56Z">
        <w:r>
          <w:rPr>
            <w:rFonts w:ascii="Times New Roman" w:hAnsi="Times New Roman"/>
            <w:sz w:val="24"/>
            <w:szCs w:val="24"/>
          </w:rPr>
          <w:delText xml:space="preserve"> </w:delText>
        </w:r>
      </w:del>
      <w:r>
        <w:rPr>
          <w:rFonts w:ascii="Times New Roman" w:hAnsi="Times New Roman"/>
          <w:sz w:val="24"/>
          <w:szCs w:val="24"/>
        </w:rPr>
        <w:t>). This foundation allows the industry to build IETF-standardized network solutions for an “Autonomic Networking Infrastructure” (ANI) into every network device.</w:t>
      </w:r>
    </w:p>
    <w:p>
      <w:pPr>
        <w:pStyle w:val="TextBody"/>
        <w:rPr/>
      </w:pPr>
      <w:r>
        <w:rPr>
          <w:rFonts w:ascii="Times New Roman" w:hAnsi="Times New Roman"/>
          <w:sz w:val="24"/>
          <w:szCs w:val="24"/>
        </w:rPr>
        <w:t xml:space="preserve">What is this all about? One way to sum it up is “plug and play” for </w:t>
      </w:r>
      <w:ins w:id="2" w:author="Brian E Carpenter" w:date="2021-05-29T08:57:00Z">
        <w:r>
          <w:rPr>
            <w:rFonts w:ascii="Times New Roman" w:hAnsi="Times New Roman"/>
            <w:sz w:val="24"/>
            <w:szCs w:val="24"/>
          </w:rPr>
          <w:t>professional</w:t>
        </w:r>
      </w:ins>
      <w:del w:id="3" w:author="Brian E Carpenter" w:date="2021-05-29T08:56:59Z">
        <w:r>
          <w:rPr>
            <w:rFonts w:ascii="Times New Roman" w:hAnsi="Times New Roman"/>
            <w:sz w:val="24"/>
            <w:szCs w:val="24"/>
          </w:rPr>
          <w:delText>the</w:delText>
        </w:r>
      </w:del>
      <w:r>
        <w:rPr>
          <w:rFonts w:ascii="Times New Roman" w:hAnsi="Times New Roman"/>
          <w:sz w:val="24"/>
          <w:szCs w:val="24"/>
        </w:rPr>
        <w:t xml:space="preserve"> network</w:t>
      </w:r>
      <w:ins w:id="4" w:author="Brian E Carpenter" w:date="2021-05-29T08:57:07Z">
        <w:r>
          <w:rPr>
            <w:rFonts w:ascii="Times New Roman" w:hAnsi="Times New Roman"/>
            <w:sz w:val="24"/>
            <w:szCs w:val="24"/>
          </w:rPr>
          <w:t>s</w:t>
        </w:r>
      </w:ins>
      <w:r>
        <w:rPr>
          <w:rFonts w:ascii="Times New Roman" w:hAnsi="Times New Roman"/>
          <w:sz w:val="24"/>
          <w:szCs w:val="24"/>
        </w:rPr>
        <w:t>. This can mean “plug and play for the ISP” or “for the enterprise</w:t>
      </w:r>
      <w:del w:id="5" w:author="Brian E Carpenter" w:date="2021-05-28T15:50:54Z">
        <w:r>
          <w:rPr>
            <w:rFonts w:ascii="Times New Roman" w:hAnsi="Times New Roman"/>
            <w:sz w:val="24"/>
            <w:szCs w:val="24"/>
          </w:rPr>
          <w:delText>.</w:delText>
        </w:r>
      </w:del>
      <w:r>
        <w:rPr>
          <w:rFonts w:ascii="Times New Roman" w:hAnsi="Times New Roman"/>
          <w:sz w:val="24"/>
          <w:szCs w:val="24"/>
        </w:rPr>
        <w:t>”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TextBody"/>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(sometimes </w:t>
      </w:r>
      <w:ins w:id="6" w:author="Brian E Carpenter" w:date="2021-05-29T09:51:48Z">
        <w:r>
          <w:rPr>
            <w:rFonts w:ascii="Times New Roman" w:hAnsi="Times New Roman"/>
            <w:sz w:val="24"/>
            <w:szCs w:val="24"/>
          </w:rPr>
          <w:t xml:space="preserve">collectively </w:t>
        </w:r>
      </w:ins>
      <w:r>
        <w:rPr>
          <w:rFonts w:ascii="Times New Roman" w:hAnsi="Times New Roman"/>
          <w:sz w:val="24"/>
          <w:szCs w:val="24"/>
        </w:rPr>
        <w:t xml:space="preserve">called </w:t>
      </w:r>
      <w:r>
        <w:rPr>
          <w:rFonts w:ascii="Times New Roman" w:hAnsi="Times New Roman"/>
          <w:i/>
          <w:iCs/>
          <w:sz w:val="24"/>
          <w:szCs w:val="24"/>
          <w:rPrChange w:id="0" w:author="Brian E Carpenter" w:date="2021-05-29T09:51:59Z"/>
        </w:rPr>
        <w:t>self-X</w:t>
      </w:r>
      <w:r>
        <w:rPr>
          <w:rFonts w:ascii="Times New Roman" w:hAnsi="Times New Roman"/>
          <w:sz w:val="24"/>
          <w:szCs w:val="24"/>
        </w:rPr>
        <w:t xml:space="preserve">). </w:t>
      </w:r>
      <w:del w:id="8" w:author="Brian E Carpenter" w:date="2021-05-29T09:52:09Z">
        <w:r>
          <w:rPr>
            <w:rFonts w:ascii="Times New Roman" w:hAnsi="Times New Roman"/>
            <w:sz w:val="24"/>
            <w:szCs w:val="24"/>
          </w:rPr>
          <w:commentReference w:id="0"/>
        </w:r>
      </w:del>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pPr>
      <w:r>
        <w:rPr>
          <w:rFonts w:ascii="Times New Roman" w:hAnsi="Times New Roman"/>
          <w:sz w:val="24"/>
          <w:szCs w:val="24"/>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w:t>
      </w:r>
      <w:del w:id="9" w:author="Brian E Carpenter" w:date="2021-05-29T09:52:49Z">
        <w:r>
          <w:rPr>
            <w:rFonts w:ascii="Times New Roman" w:hAnsi="Times New Roman"/>
            <w:sz w:val="24"/>
            <w:szCs w:val="24"/>
          </w:rPr>
          <w:delText xml:space="preserve"> since their original deployment</w:delText>
        </w:r>
      </w:del>
      <w:r>
        <w:rPr>
          <w:rFonts w:ascii="Times New Roman" w:hAnsi="Times New Roman"/>
          <w:sz w:val="24"/>
          <w:szCs w:val="24"/>
        </w:rPr>
        <w:t xml:space="preserve">,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w:t>
      </w:r>
      <w:ins w:id="10" w:author="Brian E Carpenter" w:date="2021-05-28T16:02:11Z">
        <w:r>
          <w:rPr>
            <w:rFonts w:eastAsia="NSimSun" w:cs="Arial" w:ascii="Times New Roman" w:hAnsi="Times New Roman"/>
            <w:color w:val="auto"/>
            <w:kern w:val="2"/>
            <w:sz w:val="24"/>
            <w:szCs w:val="24"/>
            <w:lang w:val="en-US" w:eastAsia="zh-CN" w:bidi="hi-IN"/>
          </w:rPr>
          <w:t>publish</w:t>
        </w:r>
      </w:ins>
      <w:del w:id="11" w:author="Brian E Carpenter" w:date="2021-05-28T16:02:11Z">
        <w:r>
          <w:rPr>
            <w:rFonts w:eastAsia="NSimSun" w:cs="Arial" w:ascii="Times New Roman" w:hAnsi="Times New Roman"/>
            <w:color w:val="auto"/>
            <w:kern w:val="2"/>
            <w:sz w:val="24"/>
            <w:szCs w:val="24"/>
            <w:lang w:val="en-US" w:eastAsia="zh-CN" w:bidi="hi-IN"/>
          </w:rPr>
          <w:delText>standardiz</w:delText>
        </w:r>
      </w:del>
      <w:r>
        <w:rPr>
          <w:rFonts w:ascii="Times New Roman" w:hAnsi="Times New Roman"/>
          <w:sz w:val="24"/>
          <w:szCs w:val="24"/>
        </w:rPr>
        <w:t xml:space="preserve">ed </w:t>
      </w:r>
      <w:ins w:id="12" w:author="Brian E Carpenter" w:date="2021-05-29T08:54:55Z">
        <w:r>
          <w:rPr>
            <w:rFonts w:eastAsia="NSimSun" w:cs="Arial" w:ascii="Times New Roman" w:hAnsi="Times New Roman"/>
            <w:color w:val="auto"/>
            <w:kern w:val="2"/>
            <w:sz w:val="24"/>
            <w:szCs w:val="24"/>
            <w:lang w:val="en-US" w:eastAsia="zh-CN" w:bidi="hi-IN"/>
          </w:rPr>
          <w:t>more</w:t>
        </w:r>
      </w:ins>
      <w:ins w:id="13" w:author="Brian E Carpenter" w:date="2021-05-29T08:55:00Z">
        <w:r>
          <w:rPr>
            <w:rFonts w:eastAsia="NSimSun" w:cs="Arial" w:ascii="Times New Roman" w:hAnsi="Times New Roman"/>
            <w:color w:val="auto"/>
            <w:kern w:val="2"/>
            <w:sz w:val="24"/>
            <w:szCs w:val="24"/>
            <w:lang w:val="en-US" w:eastAsia="zh-CN" w:bidi="hi-IN"/>
          </w:rPr>
          <w:t xml:space="preserve"> than 120</w:t>
        </w:r>
      </w:ins>
      <w:del w:id="14" w:author="Brian E Carpenter" w:date="2021-05-29T08:54:55Z">
        <w:r>
          <w:rPr>
            <w:rFonts w:eastAsia="NSimSun" w:cs="Arial" w:ascii="Times New Roman" w:hAnsi="Times New Roman"/>
            <w:color w:val="auto"/>
            <w:kern w:val="2"/>
            <w:sz w:val="24"/>
            <w:szCs w:val="24"/>
            <w:lang w:val="en-US" w:eastAsia="zh-CN" w:bidi="hi-IN"/>
          </w:rPr>
          <w:delText>about</w:delText>
        </w:r>
      </w:del>
      <w:ins w:id="15" w:author="Brian E Carpenter" w:date="2021-05-29T08:55:00Z">
        <w:r>
          <w:rPr>
            <w:rFonts w:ascii="Times New Roman" w:hAnsi="Times New Roman"/>
            <w:sz w:val="24"/>
            <w:szCs w:val="24"/>
          </w:rPr>
          <w:t xml:space="preserve"> </w:t>
        </w:r>
      </w:ins>
      <w:del w:id="16" w:author="Brian E Carpenter" w:date="2021-05-29T08:55:06Z">
        <w:r>
          <w:rPr>
            <w:rFonts w:ascii="Times New Roman" w:hAnsi="Times New Roman"/>
            <w:sz w:val="24"/>
            <w:szCs w:val="24"/>
          </w:rPr>
          <w:delText xml:space="preserve"> 50 </w:delText>
        </w:r>
      </w:del>
      <w:r>
        <w:rPr>
          <w:rFonts w:ascii="Times New Roman" w:hAnsi="Times New Roman"/>
          <w:sz w:val="24"/>
          <w:szCs w:val="24"/>
        </w:rPr>
        <w:t>YANG modules</w:t>
      </w:r>
      <w:ins w:id="17" w:author="Brian E Carpenter" w:date="2021-05-29T08:55:25Z">
        <w:r>
          <w:rPr>
            <w:rFonts w:ascii="Times New Roman" w:hAnsi="Times New Roman"/>
            <w:sz w:val="24"/>
            <w:szCs w:val="24"/>
          </w:rPr>
          <w:t xml:space="preserve"> </w:t>
        </w:r>
      </w:ins>
      <w:ins w:id="18" w:author="Brian E Carpenter" w:date="2021-05-29T08:55:25Z">
        <w:r>
          <w:rPr>
            <w:rFonts w:ascii="Times New Roman" w:hAnsi="Times New Roman"/>
            <w:sz w:val="24"/>
            <w:szCs w:val="24"/>
          </w:rPr>
          <w:t>and sub-modules</w:t>
        </w:r>
      </w:ins>
      <w:r>
        <w:rPr>
          <w:rFonts w:ascii="Times New Roman" w:hAnsi="Times New Roman"/>
          <w:sz w:val="24"/>
          <w:szCs w:val="24"/>
        </w:rPr>
        <w:t xml:space="preserve">, each of which contains </w:t>
      </w:r>
      <w:del w:id="19" w:author="Brian E Carpenter" w:date="2021-05-29T08:55:53Z">
        <w:r>
          <w:rPr>
            <w:rFonts w:ascii="Times New Roman" w:hAnsi="Times New Roman"/>
            <w:sz w:val="24"/>
            <w:szCs w:val="24"/>
          </w:rPr>
          <w:delText xml:space="preserve">sub-modules and </w:delText>
        </w:r>
      </w:del>
      <w:r>
        <w:rPr>
          <w:rFonts w:ascii="Times New Roman" w:hAnsi="Times New Roman"/>
          <w:sz w:val="24"/>
          <w:szCs w:val="24"/>
        </w:rPr>
        <w:t>many individual parameters.</w:t>
      </w:r>
      <w:del w:id="20" w:author="Brian E Carpenter" w:date="2021-05-29T08:56:08Z">
        <w:r>
          <w:rPr>
            <w:rFonts w:ascii="Times New Roman" w:hAnsi="Times New Roman"/>
            <w:sz w:val="24"/>
            <w:szCs w:val="24"/>
          </w:rPr>
          <w:commentReference w:id="1"/>
        </w:r>
      </w:del>
      <w:r>
        <w:rPr>
          <w:rFonts w:ascii="Times New Roman" w:hAnsi="Times New Roman"/>
          <w:sz w:val="24"/>
          <w:szCs w:val="24"/>
        </w:rPr>
        <w:t>)</w:t>
      </w:r>
    </w:p>
    <w:p>
      <w:pPr>
        <w:pStyle w:val="TextBody"/>
        <w:rPr/>
      </w:pPr>
      <w:r>
        <w:rPr>
          <w:rFonts w:ascii="Times New Roman" w:hAnsi="Times New Roman"/>
          <w:sz w:val="24"/>
          <w:szCs w:val="24"/>
        </w:rPr>
        <w:t xml:space="preserve">In today’s networks, </w:t>
      </w:r>
      <w:ins w:id="21" w:author="Brian E Carpenter" w:date="2021-05-29T08:59:51Z">
        <w:r>
          <w:rPr>
            <w:rFonts w:eastAsia="NSimSun" w:cs="Arial" w:ascii="Times New Roman" w:hAnsi="Times New Roman"/>
            <w:color w:val="auto"/>
            <w:kern w:val="2"/>
            <w:sz w:val="24"/>
            <w:szCs w:val="24"/>
            <w:lang w:val="en-US" w:eastAsia="zh-CN" w:bidi="hi-IN"/>
          </w:rPr>
          <w:t>routing</w:t>
        </w:r>
      </w:ins>
      <w:del w:id="22" w:author="Brian E Carpenter" w:date="2021-05-29T08:59:51Z">
        <w:r>
          <w:rPr>
            <w:rFonts w:eastAsia="NSimSun" w:cs="Arial" w:ascii="Times New Roman" w:hAnsi="Times New Roman"/>
            <w:color w:val="auto"/>
            <w:kern w:val="2"/>
            <w:sz w:val="24"/>
            <w:szCs w:val="24"/>
            <w:lang w:val="en-US" w:eastAsia="zh-CN" w:bidi="hi-IN"/>
          </w:rPr>
          <w:delText>these</w:delText>
        </w:r>
      </w:del>
      <w:ins w:id="23" w:author="Brian E Carpenter" w:date="2021-05-29T08:59:54Z">
        <w:r>
          <w:rPr>
            <w:rFonts w:ascii="Times New Roman" w:hAnsi="Times New Roman"/>
            <w:sz w:val="24"/>
            <w:szCs w:val="24"/>
          </w:rPr>
          <w:t xml:space="preserve"> </w:t>
        </w:r>
      </w:ins>
      <w:ins w:id="24" w:author="Brian E Carpenter" w:date="2021-05-29T08:59:54Z">
        <w:r>
          <w:rPr>
            <w:rFonts w:ascii="Times New Roman" w:hAnsi="Times New Roman"/>
            <w:sz w:val="24"/>
            <w:szCs w:val="24"/>
          </w:rPr>
          <w:t>and</w:t>
        </w:r>
      </w:ins>
      <w:ins w:id="25" w:author="Brian E Carpenter" w:date="2021-05-29T08:59:54Z">
        <w:r>
          <w:rPr>
            <w:rFonts w:ascii="Times New Roman" w:hAnsi="Times New Roman"/>
            <w:sz w:val="24"/>
            <w:szCs w:val="24"/>
          </w:rPr>
          <w:t xml:space="preserve"> </w:t>
        </w:r>
      </w:ins>
      <w:ins w:id="26" w:author="Brian E Carpenter" w:date="2021-05-29T08:59:54Z">
        <w:r>
          <w:rPr>
            <w:rFonts w:ascii="Times New Roman" w:hAnsi="Times New Roman"/>
            <w:sz w:val="24"/>
            <w:szCs w:val="24"/>
          </w:rPr>
          <w:t>traffic-engineering</w:t>
        </w:r>
      </w:ins>
      <w:r>
        <w:rPr>
          <w:rFonts w:ascii="Times New Roman" w:hAnsi="Times New Roman"/>
          <w:sz w:val="24"/>
          <w:szCs w:val="24"/>
        </w:rPr>
        <w:t xml:space="preserv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w:t>
      </w:r>
      <w:ins w:id="27" w:author="Brian E Carpenter" w:date="2021-05-28T16:03:07Z">
        <w:r>
          <w:rPr>
            <w:rFonts w:eastAsia="NSimSun" w:cs="Arial" w:ascii="Times New Roman" w:hAnsi="Times New Roman"/>
            <w:color w:val="auto"/>
            <w:kern w:val="2"/>
            <w:sz w:val="24"/>
            <w:szCs w:val="24"/>
            <w:lang w:val="en-US" w:eastAsia="zh-CN" w:bidi="hi-IN"/>
          </w:rPr>
          <w:t>except</w:t>
        </w:r>
      </w:ins>
      <w:del w:id="28" w:author="Brian E Carpenter" w:date="2021-05-28T16:03:07Z">
        <w:r>
          <w:rPr>
            <w:rFonts w:eastAsia="NSimSun" w:cs="Arial" w:ascii="Times New Roman" w:hAnsi="Times New Roman"/>
            <w:color w:val="auto"/>
            <w:kern w:val="2"/>
            <w:sz w:val="24"/>
            <w:szCs w:val="24"/>
            <w:lang w:val="en-US" w:eastAsia="zh-CN" w:bidi="hi-IN"/>
          </w:rPr>
          <w:delText>but only</w:delText>
        </w:r>
      </w:del>
      <w:r>
        <w:rPr>
          <w:rFonts w:ascii="Times New Roman" w:hAnsi="Times New Roman"/>
          <w:sz w:val="24"/>
          <w:szCs w:val="24"/>
        </w:rPr>
        <w:t xml:space="preserve">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
        <w:t xml:space="preserve"> In the metaphor of a network being a car, Figure 1 shows how today’s networks are driven, and how ANIMA would like them to be</w:t>
      </w:r>
      <w:ins w:id="29" w:author="Brian E Carpenter" w:date="2021-05-29T09:03:26Z">
        <w:r>
          <w:rPr>
            <w:rFonts w:ascii="Times New Roman" w:hAnsi="Times New Roman"/>
            <w:color w:val="000000"/>
            <w:sz w:val="24"/>
            <w:szCs w:val="24"/>
          </w:rPr>
          <w:commentReference w:id="2"/>
        </w:r>
      </w:ins>
      <w:r>
        <w:rPr>
          <w:rFonts w:ascii="Times New Roman" w:hAnsi="Times New Roman"/>
          <w:color w:val="000000"/>
          <w:sz w:val="24"/>
          <w:szCs w:val="24"/>
        </w:rPr>
        <w:t>.</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
        <w:t>Figure 1: The automobile metaphor</w:t>
      </w:r>
    </w:p>
    <w:p>
      <w:pPr>
        <w:pStyle w:val="TextBody"/>
        <w:rPr>
          <w:del w:id="33" w:author="Brian E Carpenter" w:date="2021-05-29T09:03:39Z"/>
        </w:rPr>
      </w:pPr>
      <w:del w:id="30" w:author="Brian E Carpenter" w:date="2021-05-29T09:03:39Z">
        <w:r>
          <w:rPr>
            <w:rFonts w:ascii="Times New Roman" w:hAnsi="Times New Roman"/>
            <w:color w:val="C9211E"/>
            <w:sz w:val="24"/>
            <w:szCs w:val="24"/>
          </w:rPr>
          <w:delText xml:space="preserve">The </w:delText>
        </w:r>
      </w:del>
      <w:del w:id="31" w:author="Brian E Carpenter" w:date="2021-05-29T09:03:39Z">
        <w:r>
          <w:rPr>
            <w:rFonts w:eastAsia="Times New Roman" w:cs="Times New Roman" w:ascii="Times New Roman" w:hAnsi="Times New Roman"/>
            <w:color w:val="C9211E"/>
            <w:kern w:val="0"/>
            <w:sz w:val="24"/>
            <w:szCs w:val="24"/>
            <w:lang w:val="en-US" w:eastAsia="en-US" w:bidi="ar-SA"/>
          </w:rPr>
          <w:delText>risk</w:delText>
        </w:r>
      </w:del>
      <w:del w:id="32" w:author="Brian E Carpenter" w:date="2021-05-29T09:03:39Z">
        <w:r>
          <w:rPr>
            <w:rFonts w:ascii="Times New Roman" w:hAnsi="Times New Roman"/>
            <w:color w:val="C9211E"/>
            <w:sz w:val="24"/>
            <w:szCs w:val="24"/>
          </w:rPr>
          <w:delText xml:space="preserve"> is that this picture is totally outside the IPJ guidelines. Great for a slide show, but in case we can’t use it:</w:delText>
        </w:r>
      </w:del>
    </w:p>
    <w:p>
      <w:pPr>
        <w:pStyle w:val="TextBody"/>
        <w:rPr>
          <w:del w:id="35" w:author="Brian E Carpenter" w:date="2021-05-29T09:03:39Z"/>
        </w:rPr>
      </w:pPr>
      <w:del w:id="34" w:author="Brian E Carpenter" w:date="2021-05-29T09:03:39Z">
        <w:r>
          <w:rPr>
            <w:rFonts w:ascii="Times New Roman" w:hAnsi="Times New Roman"/>
            <w:color w:val="C9211E"/>
            <w:sz w:val="24"/>
            <w:szCs w:val="24"/>
          </w:rPr>
          <w:delText>In the metaphor of a network being a car, today’s networks are childrens’ pedal cars guided from behind by an attentive parent, whereas ANIMA wants them to be like a self-driving taxi.</w:delText>
        </w:r>
      </w:del>
    </w:p>
    <w:p>
      <w:pPr>
        <w:pStyle w:val="TextBody"/>
        <w:rPr/>
      </w:pPr>
      <w:ins w:id="36" w:author="Brian E Carpenter" w:date="2021-05-29T09:53:16Z">
        <w:r>
          <w:rPr>
            <w:rFonts w:eastAsia="NSimSun" w:cs="Arial" w:ascii="Times New Roman" w:hAnsi="Times New Roman"/>
            <w:color w:val="auto"/>
            <w:kern w:val="2"/>
            <w:sz w:val="24"/>
            <w:szCs w:val="24"/>
            <w:lang w:val="en-US" w:eastAsia="zh-CN" w:bidi="hi-IN"/>
          </w:rPr>
          <w:t>T</w:t>
        </w:r>
      </w:ins>
      <w:del w:id="37" w:author="Brian E Carpenter" w:date="2021-05-29T09:53:16Z">
        <w:r>
          <w:rPr>
            <w:rFonts w:eastAsia="NSimSun" w:cs="Arial" w:ascii="Times New Roman" w:hAnsi="Times New Roman"/>
            <w:color w:val="auto"/>
            <w:kern w:val="2"/>
            <w:sz w:val="24"/>
            <w:szCs w:val="24"/>
            <w:lang w:val="en-US" w:eastAsia="zh-CN" w:bidi="hi-IN"/>
          </w:rPr>
          <w:delText>Nevertheless, t</w:delText>
        </w:r>
      </w:del>
      <w:r>
        <w:rPr>
          <w:rFonts w:ascii="Times New Roman" w:hAnsi="Times New Roman"/>
          <w:sz w:val="24"/>
          <w:szCs w:val="24"/>
        </w:rPr>
        <w:t xml:space="preserve">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auto"/>
          <w:kern w:val="0"/>
          <w:sz w:val="24"/>
          <w:szCs w:val="24"/>
          <w:lang w:val="en-US" w:eastAsia="en-US" w:bidi="ar-SA"/>
        </w:rPr>
        <w:t>a</w:t>
      </w:r>
      <w:r>
        <w:rPr>
          <w:rFonts w:ascii="Times New Roman" w:hAnsi="Times New Roman"/>
          <w:sz w:val="24"/>
          <w:szCs w:val="24"/>
        </w:rPr>
        <w:t xml:space="preserve">utonomic networking infrastructure (ANI) as defined in the recent ANIMA RFCs is intended to provide the foundational building blocks. These building blocks are meant to fit seamlessly with existing network and SDN/OAM designs and to improve their </w:t>
      </w:r>
      <w:del w:id="38" w:author="Brian E Carpenter" w:date="2021-05-29T09:53:59Z">
        <w:r>
          <w:rPr>
            <w:rFonts w:ascii="Times New Roman" w:hAnsi="Times New Roman"/>
            <w:sz w:val="24"/>
            <w:szCs w:val="24"/>
          </w:rPr>
          <w:delText xml:space="preserve">managerial </w:delText>
        </w:r>
      </w:del>
      <w:r>
        <w:rPr>
          <w:rFonts w:ascii="Times New Roman" w:hAnsi="Times New Roman"/>
          <w:sz w:val="24"/>
          <w:szCs w:val="24"/>
        </w:rPr>
        <w:t>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del w:id="39" w:author="Brian E Carpenter" w:date="2021-05-29T09:03:55Z">
        <w:r>
          <w:rPr>
            <w:rFonts w:ascii="Times New Roman" w:hAnsi="Times New Roman"/>
            <w:sz w:val="24"/>
            <w:szCs w:val="24"/>
          </w:rPr>
          <w:commentReference w:id="3"/>
        </w:r>
      </w:del>
      <w:del w:id="40" w:author="Brian E Carpenter" w:date="2021-05-29T09:03:55Z">
        <w:r>
          <w:rPr>
            <w:rFonts w:ascii="Times New Roman" w:hAnsi="Times New Roman"/>
            <w:sz w:val="24"/>
            <w:szCs w:val="24"/>
          </w:rPr>
          <w:commentReference w:id="4"/>
        </w:r>
      </w:del>
    </w:p>
    <w:p>
      <w:pPr>
        <w:pStyle w:val="Heading2"/>
        <w:numPr>
          <w:ilvl w:val="1"/>
          <w:numId w:val="2"/>
        </w:numPr>
        <w:rPr>
          <w:rFonts w:ascii="Liberation Sans" w:hAnsi="Liberation Sans"/>
        </w:rPr>
      </w:pPr>
      <w:r>
        <w:rPr>
          <w:rFonts w:ascii="Liberation Sans" w:hAnsi="Liberation Sans"/>
        </w:rPr>
        <w:t>What can the Autonomic Networking Infrastructure do for You ?</w:t>
      </w:r>
    </w:p>
    <w:p>
      <w:pPr>
        <w:pStyle w:val="TextBody"/>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r>
        <w:rPr>
          <w:rFonts w:ascii="Times New Roman" w:hAnsi="Times New Roman"/>
          <w:sz w:val="24"/>
          <w:szCs w:val="24"/>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w:t>
      </w:r>
      <w:ins w:id="41" w:author="Brian E Carpenter" w:date="2021-05-29T09:42:18Z">
        <w:r>
          <w:rPr>
            <w:rFonts w:ascii="Times New Roman" w:hAnsi="Times New Roman"/>
            <w:sz w:val="24"/>
            <w:szCs w:val="24"/>
          </w:rPr>
          <w:t>etwork Operations Center (N</w:t>
        </w:r>
      </w:ins>
      <w:r>
        <w:rPr>
          <w:rFonts w:ascii="Times New Roman" w:hAnsi="Times New Roman"/>
          <w:sz w:val="24"/>
          <w:szCs w:val="24"/>
        </w:rPr>
        <w:t>OC</w:t>
      </w:r>
      <w:ins w:id="42" w:author="Brian E Carpenter" w:date="2021-05-29T09:42:34Z">
        <w:r>
          <w:rPr>
            <w:rFonts w:ascii="Times New Roman" w:hAnsi="Times New Roman"/>
            <w:sz w:val="24"/>
            <w:szCs w:val="24"/>
          </w:rPr>
          <w:t>)</w:t>
        </w:r>
      </w:ins>
      <w:r>
        <w:rPr>
          <w:rFonts w:ascii="Times New Roman" w:hAnsi="Times New Roman"/>
          <w:sz w:val="24"/>
          <w:szCs w:val="24"/>
        </w:rPr>
        <w:t>. This setup consists of only three simple steps:</w:t>
      </w:r>
    </w:p>
    <w:p>
      <w:pPr>
        <w:pStyle w:val="TextBody"/>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TextBody"/>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w:t>
      </w:r>
      <w:ins w:id="43" w:author="Brian E Carpenter" w:date="2021-05-28T16:15:28Z">
        <w:r>
          <w:rPr>
            <w:rFonts w:eastAsia="NSimSun" w:cs="Arial" w:ascii="Times New Roman" w:hAnsi="Times New Roman"/>
            <w:color w:val="auto"/>
            <w:kern w:val="2"/>
            <w:sz w:val="24"/>
            <w:szCs w:val="24"/>
            <w:lang w:val="en-US" w:eastAsia="zh-CN" w:bidi="hi-IN"/>
          </w:rPr>
          <w:t>laptop</w:t>
        </w:r>
      </w:ins>
      <w:del w:id="44" w:author="Brian E Carpenter" w:date="2021-05-28T16:15:28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for manual access or an SDN controller.</w:t>
      </w:r>
    </w:p>
    <w:p>
      <w:pPr>
        <w:pStyle w:val="TextBody"/>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 xml:space="preserve">egister the certificate of the registrar with the Manufacturer Authorized Signing Authority (MASA)  services of the vendors whose routers and switches are being used in the new network (we will </w:t>
      </w:r>
      <w:ins w:id="45" w:author="Brian E Carpenter" w:date="2021-05-29T09:05:33Z">
        <w:r>
          <w:rPr>
            <w:rFonts w:ascii="Times New Roman" w:hAnsi="Times New Roman"/>
            <w:sz w:val="24"/>
            <w:szCs w:val="24"/>
          </w:rPr>
          <w:t xml:space="preserve">soon </w:t>
        </w:r>
      </w:ins>
      <w:r>
        <w:rPr>
          <w:rFonts w:ascii="Times New Roman" w:hAnsi="Times New Roman"/>
          <w:sz w:val="24"/>
          <w:szCs w:val="24"/>
        </w:rPr>
        <w:t xml:space="preserve">see </w:t>
      </w:r>
      <w:del w:id="46" w:author="Brian E Carpenter" w:date="2021-05-29T09:05:42Z">
        <w:r>
          <w:rPr>
            <w:rFonts w:eastAsia="Times New Roman" w:cs="Times New Roman" w:ascii="Times New Roman" w:hAnsi="Times New Roman"/>
            <w:color w:val="auto"/>
            <w:kern w:val="0"/>
            <w:sz w:val="24"/>
            <w:szCs w:val="24"/>
            <w:lang w:val="en-US" w:eastAsia="en-US" w:bidi="ar-SA"/>
          </w:rPr>
          <w:delText>below</w:delText>
        </w:r>
      </w:del>
      <w:del w:id="47" w:author="Brian E Carpenter" w:date="2021-05-29T09:05:42Z">
        <w:r>
          <w:rPr>
            <w:rFonts w:ascii="Times New Roman" w:hAnsi="Times New Roman"/>
            <w:sz w:val="24"/>
            <w:szCs w:val="24"/>
          </w:rPr>
          <w:delText xml:space="preserve"> </w:delText>
        </w:r>
      </w:del>
      <w:r>
        <w:rPr>
          <w:rFonts w:ascii="Times New Roman" w:hAnsi="Times New Roman"/>
          <w:sz w:val="24"/>
          <w:szCs w:val="24"/>
        </w:rPr>
        <w:t>what that does)</w:t>
      </w:r>
      <w:r>
        <w:rPr/>
        <w:commentReference w:id="5"/>
      </w:r>
      <w:r>
        <w:rPr/>
        <w:t>.</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
        <w:t>Figure 2: An Example Autonomic Network</w:t>
      </w:r>
    </w:p>
    <w:p>
      <w:pPr>
        <w:pStyle w:val="TextBody"/>
        <w:rPr/>
      </w:pPr>
      <w:r>
        <w:rPr>
          <w:rFonts w:eastAsia="Times New Roman" w:cs="Times New Roman" w:ascii="Times New Roman" w:hAnsi="Times New Roman"/>
          <w:color w:val="auto"/>
          <w:kern w:val="0"/>
          <w:sz w:val="24"/>
          <w:szCs w:val="24"/>
          <w:lang w:val="en-US" w:eastAsia="en-US" w:bidi="ar-SA"/>
        </w:rPr>
        <w:t>Befor</w:t>
      </w:r>
      <w:ins w:id="48" w:author="Brian E Carpenter" w:date="2021-05-29T09:06:16Z">
        <w:r>
          <w:rPr>
            <w:rFonts w:eastAsia="Times New Roman" w:cs="Times New Roman" w:ascii="Times New Roman" w:hAnsi="Times New Roman"/>
            <w:color w:val="auto"/>
            <w:kern w:val="0"/>
            <w:sz w:val="24"/>
            <w:szCs w:val="24"/>
            <w:lang w:val="en-US" w:eastAsia="en-US" w:bidi="ar-SA"/>
          </w:rPr>
          <w:t>e</w:t>
        </w:r>
      </w:ins>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TextBody"/>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del w:id="49" w:author="Brian E Carpenter" w:date="2021-05-29T09:58:57Z">
        <w:r>
          <w:rPr>
            <w:rFonts w:eastAsia="Times New Roman" w:cs="Times New Roman" w:ascii="Times New Roman" w:hAnsi="Times New Roman"/>
            <w:color w:val="auto"/>
            <w:kern w:val="0"/>
            <w:sz w:val="24"/>
            <w:szCs w:val="24"/>
            <w:lang w:val="en-US" w:eastAsia="en-US" w:bidi="ar-SA"/>
          </w:rPr>
          <w:delText>obtain</w:delText>
        </w:r>
      </w:del>
      <w:del w:id="50" w:author="Brian E Carpenter" w:date="2021-05-29T09:58:57Z">
        <w:r>
          <w:rPr>
            <w:rFonts w:ascii="Times New Roman" w:hAnsi="Times New Roman"/>
            <w:sz w:val="24"/>
            <w:szCs w:val="24"/>
          </w:rPr>
          <w:delText xml:space="preserve"> a connection with the ANI registrar and attempt to get enrolled with an ANI certificate </w:delText>
        </w:r>
      </w:del>
      <w:del w:id="51" w:author="Brian E Carpenter" w:date="2021-05-28T16:06:19Z">
        <w:r>
          <w:rPr>
            <w:rFonts w:ascii="Times New Roman" w:hAnsi="Times New Roman"/>
            <w:sz w:val="24"/>
            <w:szCs w:val="24"/>
          </w:rPr>
          <w:delText xml:space="preserve">by that ANI </w:delText>
        </w:r>
      </w:del>
      <w:del w:id="52" w:author="Brian E Carpenter" w:date="2021-05-29T09:58:57Z">
        <w:r>
          <w:rPr>
            <w:rFonts w:ascii="Times New Roman" w:hAnsi="Times New Roman"/>
            <w:sz w:val="24"/>
            <w:szCs w:val="24"/>
          </w:rPr>
          <w:delText>so it can participate</w:delText>
        </w:r>
      </w:del>
      <w:del w:id="53" w:author="Brian E Carpenter" w:date="2021-05-28T16:06:48Z">
        <w:r>
          <w:rPr>
            <w:rFonts w:ascii="Times New Roman" w:hAnsi="Times New Roman"/>
            <w:sz w:val="24"/>
            <w:szCs w:val="24"/>
          </w:rPr>
          <w:delText xml:space="preserve"> in the ABI</w:delText>
        </w:r>
      </w:del>
      <w:del w:id="54" w:author="Brian E Carpenter" w:date="2021-05-29T09:58:57Z">
        <w:r>
          <w:rPr>
            <w:rFonts w:ascii="Times New Roman" w:hAnsi="Times New Roman"/>
            <w:sz w:val="24"/>
            <w:szCs w:val="24"/>
          </w:rPr>
          <w:delText>. But the registrar needs to prove that it ‘owns’ the ANI device. To do that, the registrar</w:delText>
        </w:r>
      </w:del>
      <w:ins w:id="55" w:author="Brian E Carpenter" w:date="2021-05-29T09:58:57Z">
        <w:r>
          <w:rPr>
            <w:rFonts w:ascii="Times New Roman" w:hAnsi="Times New Roman"/>
            <w:sz w:val="24"/>
            <w:szCs w:val="24"/>
          </w:rPr>
          <w:t>obtain a connection with the ANI registrar and attempt to get enrolled, receiving an ANI certificate so that it can participate. But the registrar first needs to prove to the ANI device that it is its ‘owner’. To do that, the registra</w:t>
        </w:r>
      </w:ins>
      <w:ins w:id="56" w:author="Brian E Carpenter" w:date="2021-05-29T09:59:04Z">
        <w:r>
          <w:rPr>
            <w:rFonts w:ascii="Times New Roman" w:hAnsi="Times New Roman"/>
            <w:sz w:val="24"/>
            <w:szCs w:val="24"/>
          </w:rPr>
          <w:t>r</w:t>
        </w:r>
      </w:ins>
      <w:r>
        <w:rPr>
          <w:rFonts w:ascii="Times New Roman" w:hAnsi="Times New Roman"/>
          <w:sz w:val="24"/>
          <w:szCs w:val="24"/>
        </w:rPr>
        <w:t xml:space="preserve"> communicates (for example over the Internet) with the MASA of the vendor of that device. That MASA has the information that this pledge is actually owned by this registrar’s network and returns a security voucher</w:t>
      </w:r>
      <w:del w:id="57" w:author="Brian E Carpenter" w:date="2021-05-29T10:02:23Z">
        <w:r>
          <w:rPr>
            <w:rFonts w:ascii="Times New Roman" w:hAnsi="Times New Roman"/>
            <w:sz w:val="24"/>
            <w:szCs w:val="24"/>
          </w:rPr>
          <w:delText xml:space="preserve"> </w:delText>
        </w:r>
      </w:del>
      <w:ins w:id="58" w:author="Brian E Carpenter" w:date="2021-05-29T10:02:14Z">
        <w:r>
          <w:rPr>
            <w:rFonts w:ascii="Times New Roman" w:hAnsi="Times New Roman"/>
            <w:sz w:val="24"/>
            <w:szCs w:val="24"/>
          </w:rPr>
          <w:t xml:space="preserve"> that the registrar can present to the pledge, such that the pledge may now trust the registrar and will therefore accept an ANI certificate from the</w:t>
        </w:r>
      </w:ins>
      <w:del w:id="59" w:author="Brian E Carpenter" w:date="2021-05-29T10:02:14Z">
        <w:r>
          <w:rPr>
            <w:rFonts w:ascii="Times New Roman" w:hAnsi="Times New Roman"/>
            <w:sz w:val="24"/>
            <w:szCs w:val="24"/>
          </w:rPr>
          <w:delText>back to the pledge, such that the pledge may now trust the registrar. It will therefore accept an ANI certificate from the r</w:delText>
        </w:r>
      </w:del>
      <w:ins w:id="60" w:author="Brian E Carpenter" w:date="2021-05-29T10:03:08Z">
        <w:r>
          <w:rPr>
            <w:rFonts w:ascii="Times New Roman" w:hAnsi="Times New Roman"/>
            <w:sz w:val="24"/>
            <w:szCs w:val="24"/>
          </w:rPr>
          <w:t xml:space="preserve"> </w:t>
        </w:r>
      </w:ins>
      <w:ins w:id="61" w:author="Brian E Carpenter" w:date="2021-05-29T10:03:08Z">
        <w:r>
          <w:rPr>
            <w:rFonts w:ascii="Times New Roman" w:hAnsi="Times New Roman"/>
            <w:sz w:val="24"/>
            <w:szCs w:val="24"/>
          </w:rPr>
          <w:t>r</w:t>
        </w:r>
      </w:ins>
      <w:r>
        <w:rPr>
          <w:rFonts w:ascii="Times New Roman" w:hAnsi="Times New Roman"/>
          <w:sz w:val="24"/>
          <w:szCs w:val="24"/>
        </w:rPr>
        <w:t>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w:t>
      </w:r>
      <w:ins w:id="62" w:author="Brian E Carpenter" w:date="2021-05-29T09:10:16Z">
        <w:r>
          <w:rPr>
            <w:rFonts w:eastAsia="NSimSun" w:cs="Arial" w:ascii="Times New Roman" w:hAnsi="Times New Roman"/>
            <w:color w:val="auto"/>
            <w:kern w:val="2"/>
            <w:sz w:val="24"/>
            <w:szCs w:val="24"/>
            <w:lang w:val="en-US" w:eastAsia="zh-CN" w:bidi="hi-IN"/>
          </w:rPr>
          <w:t>This</w:t>
        </w:r>
      </w:ins>
      <w:del w:id="63" w:author="Brian E Carpenter" w:date="2021-05-29T09:10:16Z">
        <w:r>
          <w:rPr>
            <w:rFonts w:eastAsia="NSimSun" w:cs="Arial" w:ascii="Times New Roman" w:hAnsi="Times New Roman"/>
            <w:color w:val="auto"/>
            <w:kern w:val="2"/>
            <w:sz w:val="24"/>
            <w:szCs w:val="24"/>
            <w:lang w:val="en-US" w:eastAsia="zh-CN" w:bidi="hi-IN"/>
          </w:rPr>
          <w:delText>It</w:delText>
        </w:r>
      </w:del>
      <w:ins w:id="64" w:author="Brian E Carpenter" w:date="2021-05-29T09:10:17Z">
        <w:r>
          <w:rPr>
            <w:rFonts w:ascii="Times New Roman" w:hAnsi="Times New Roman"/>
            <w:sz w:val="24"/>
            <w:szCs w:val="24"/>
          </w:rPr>
          <w:t xml:space="preserve"> </w:t>
        </w:r>
      </w:ins>
      <w:ins w:id="65" w:author="Brian E Carpenter" w:date="2021-05-29T09:10:17Z">
        <w:r>
          <w:rPr>
            <w:rFonts w:ascii="Times New Roman" w:hAnsi="Times New Roman"/>
            <w:sz w:val="24"/>
            <w:szCs w:val="24"/>
          </w:rPr>
          <w:t>part of the ANI</w:t>
        </w:r>
      </w:ins>
      <w:r>
        <w:rPr>
          <w:rFonts w:ascii="Times New Roman" w:hAnsi="Times New Roman"/>
          <w:sz w:val="24"/>
          <w:szCs w:val="24"/>
        </w:rPr>
        <w:t xml:space="preserve"> is known as </w:t>
      </w:r>
      <w:ins w:id="66" w:author="Brian E Carpenter" w:date="2021-05-29T09:09:59Z">
        <w:r>
          <w:rPr>
            <w:rFonts w:ascii="Times New Roman" w:hAnsi="Times New Roman"/>
            <w:sz w:val="24"/>
            <w:szCs w:val="24"/>
          </w:rPr>
          <w:t>Bootstrapping Remote Secure Key Infrastructure</w:t>
        </w:r>
      </w:ins>
      <w:ins w:id="67" w:author="Brian E Carpenter" w:date="2021-05-29T09:09:59Z">
        <w:r>
          <w:rPr>
            <w:rFonts w:ascii="Times New Roman" w:hAnsi="Times New Roman"/>
            <w:sz w:val="24"/>
            <w:szCs w:val="24"/>
            <w:vertAlign w:val="superscript"/>
          </w:rPr>
          <w:t>[10]</w:t>
        </w:r>
      </w:ins>
      <w:del w:id="68" w:author="Brian E Carpenter" w:date="2021-05-29T09:09:59Z">
        <w:r>
          <w:rPr>
            <w:rFonts w:ascii="Times New Roman" w:hAnsi="Times New Roman"/>
            <w:sz w:val="24"/>
            <w:szCs w:val="24"/>
            <w:vertAlign w:val="superscript"/>
          </w:rPr>
          <w:delText>the Bootstrap of Remote Key Infrastructures</w:delText>
        </w:r>
      </w:del>
      <w:r>
        <w:rPr>
          <w:rFonts w:ascii="Times New Roman" w:hAnsi="Times New Roman"/>
          <w:sz w:val="24"/>
          <w:szCs w:val="24"/>
        </w:rPr>
        <w:t xml:space="preserve"> (BRSKI</w:t>
      </w:r>
      <w:ins w:id="69" w:author="Brian E Carpenter" w:date="2021-05-29T09:09:19Z">
        <w:r>
          <w:rPr>
            <w:rFonts w:ascii="Times New Roman" w:hAnsi="Times New Roman"/>
            <w:sz w:val="24"/>
            <w:szCs w:val="24"/>
          </w:rPr>
          <w:t>, pronounced “Brewski”</w:t>
        </w:r>
      </w:ins>
      <w:r>
        <w:rPr>
          <w:rFonts w:ascii="Times New Roman" w:hAnsi="Times New Roman"/>
          <w:sz w:val="24"/>
          <w:szCs w:val="24"/>
        </w:rPr>
        <w:t>)</w:t>
      </w:r>
      <w:del w:id="70" w:author="Brian E Carpenter" w:date="2021-05-29T09:10:41Z">
        <w:r>
          <w:rPr>
            <w:rFonts w:ascii="Times New Roman" w:hAnsi="Times New Roman"/>
            <w:sz w:val="24"/>
            <w:szCs w:val="24"/>
          </w:rPr>
          <w:delText xml:space="preserve"> part of ANI</w:delText>
        </w:r>
      </w:del>
      <w:r>
        <w:rPr>
          <w:rFonts w:ascii="Times New Roman" w:hAnsi="Times New Roman"/>
          <w:sz w:val="24"/>
          <w:szCs w:val="24"/>
        </w:rPr>
        <w:t>.</w:t>
      </w:r>
    </w:p>
    <w:p>
      <w:pPr>
        <w:pStyle w:val="TextBody"/>
        <w:rPr/>
      </w:pPr>
      <w:r>
        <w:rPr>
          <w:rFonts w:ascii="Times New Roman" w:hAnsi="Times New Roman"/>
          <w:sz w:val="24"/>
          <w:szCs w:val="24"/>
        </w:rPr>
        <w:t>Once a new device is enrolled with an ANI certificate</w:t>
      </w:r>
      <w:ins w:id="71" w:author="Brian E Carpenter" w:date="2021-05-29T10:04:15Z">
        <w:r>
          <w:rPr>
            <w:rFonts w:ascii="Times New Roman" w:hAnsi="Times New Roman"/>
            <w:sz w:val="24"/>
            <w:szCs w:val="24"/>
          </w:rPr>
          <w:t>,</w:t>
        </w:r>
      </w:ins>
      <w:r>
        <w:rPr>
          <w:rFonts w:ascii="Times New Roman" w:hAnsi="Times New Roman"/>
          <w:sz w:val="24"/>
          <w:szCs w:val="24"/>
        </w:rPr>
        <w:t xml:space="preserve"> it begins to establish </w:t>
      </w:r>
      <w:del w:id="72" w:author="Brian E Carpenter" w:date="2021-05-28T16:10:48Z">
        <w:r>
          <w:rPr>
            <w:rFonts w:ascii="Times New Roman" w:hAnsi="Times New Roman"/>
            <w:sz w:val="24"/>
            <w:szCs w:val="24"/>
          </w:rPr>
          <w:delText xml:space="preserve"> </w:delText>
        </w:r>
      </w:del>
      <w:r>
        <w:rPr>
          <w:rFonts w:ascii="Times New Roman" w:hAnsi="Times New Roman"/>
          <w:sz w:val="24"/>
          <w:szCs w:val="24"/>
        </w:rPr>
        <w:t>a</w:t>
      </w:r>
      <w:ins w:id="73" w:author="Brian E Carpenter" w:date="2021-05-28T16:10:42Z">
        <w:r>
          <w:rPr>
            <w:rFonts w:ascii="Times New Roman" w:hAnsi="Times New Roman"/>
            <w:sz w:val="24"/>
            <w:szCs w:val="24"/>
          </w:rPr>
          <w:t xml:space="preserve"> secure</w:t>
        </w:r>
      </w:ins>
      <w:del w:id="74" w:author="Brian E Carpenter" w:date="2021-05-28T16:10:42Z">
        <w:r>
          <w:rPr>
            <w:rFonts w:ascii="Times New Roman" w:hAnsi="Times New Roman"/>
            <w:sz w:val="24"/>
            <w:szCs w:val="24"/>
          </w:rPr>
          <w:delText>n</w:delText>
        </w:r>
      </w:del>
      <w:r>
        <w:rPr>
          <w:rFonts w:ascii="Times New Roman" w:hAnsi="Times New Roman"/>
          <w:sz w:val="24"/>
          <w:szCs w:val="24"/>
        </w:rPr>
        <w:t xml:space="preserve"> Autonomic Control Plane (ACP) connection with all its neighbors, authenticated and authorized mutually by the  devices’ ANI certificates. This too happens without any further handholding or configuration.</w:t>
      </w:r>
    </w:p>
    <w:p>
      <w:pPr>
        <w:pStyle w:val="TextBody"/>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r>
        <w:rPr>
          <w:rFonts w:ascii="Times New Roman" w:hAnsi="Times New Roman"/>
          <w:sz w:val="24"/>
          <w:szCs w:val="24"/>
        </w:rPr>
        <w:t xml:space="preserve">  and the ANI registrar is connected last (after it was configured). Within minutes, all the devices will have run through B</w:t>
      </w:r>
      <w:ins w:id="75" w:author="Brian E Carpenter" w:date="2021-05-29T09:06:44Z">
        <w:r>
          <w:rPr>
            <w:rFonts w:ascii="Times New Roman" w:hAnsi="Times New Roman"/>
            <w:sz w:val="24"/>
            <w:szCs w:val="24"/>
          </w:rPr>
          <w:t>R</w:t>
        </w:r>
      </w:ins>
      <w:r>
        <w:rPr>
          <w:rFonts w:ascii="Times New Roman" w:hAnsi="Times New Roman"/>
          <w:sz w:val="24"/>
          <w:szCs w:val="24"/>
        </w:rPr>
        <w:t xml:space="preserve">SKI,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w:t>
      </w:r>
      <w:del w:id="76" w:author="Brian E Carpenter" w:date="2021-05-29T09:07:04Z">
        <w:r>
          <w:rPr>
            <w:rFonts w:ascii="Times New Roman" w:hAnsi="Times New Roman"/>
            <w:sz w:val="24"/>
            <w:szCs w:val="24"/>
          </w:rPr>
          <w:delText xml:space="preserve"> </w:delText>
        </w:r>
      </w:del>
      <w:r>
        <w:rPr>
          <w:rFonts w:ascii="Times New Roman" w:hAnsi="Times New Roman"/>
          <w:sz w:val="24"/>
          <w:szCs w:val="24"/>
        </w:rPr>
        <w:t>result, the network operator now has</w:t>
      </w:r>
      <w:ins w:id="77" w:author="Brian E Carpenter" w:date="2021-05-28T16:08:34Z">
        <w:r>
          <w:rPr>
            <w:rFonts w:ascii="Times New Roman" w:hAnsi="Times New Roman"/>
            <w:sz w:val="24"/>
            <w:szCs w:val="24"/>
          </w:rPr>
          <w:t xml:space="preserve"> secure</w:t>
        </w:r>
      </w:ins>
      <w:r>
        <w:rPr>
          <w:rFonts w:ascii="Times New Roman" w:hAnsi="Times New Roman"/>
          <w:sz w:val="24"/>
          <w:szCs w:val="24"/>
        </w:rPr>
        <w:t xml:space="preserve"> IP</w:t>
      </w:r>
      <w:r>
        <w:rPr/>
        <w:commentReference w:id="6"/>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ins w:id="78" w:author="Brian E Carpenter" w:date="2021-05-28T16:11:48Z">
        <w:r>
          <w:rPr>
            <w:rFonts w:ascii="Times New Roman" w:hAnsi="Times New Roman"/>
            <w:sz w:val="24"/>
            <w:szCs w:val="24"/>
          </w:rPr>
          <w:t xml:space="preserve">was </w:t>
        </w:r>
      </w:ins>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TextBody"/>
        <w:rPr/>
      </w:pPr>
      <w:r>
        <w:rPr>
          <w:rFonts w:ascii="Times New Roman" w:hAnsi="Times New Roman"/>
          <w:sz w:val="24"/>
          <w:szCs w:val="24"/>
        </w:rPr>
        <w:t>All ACP traffic is hop-by-</w:t>
      </w:r>
      <w:ins w:id="79" w:author="Brian E Carpenter" w:date="2021-05-28T16:12:37Z">
        <w:r>
          <w:rPr>
            <w:rFonts w:ascii="Times New Roman" w:hAnsi="Times New Roman"/>
            <w:sz w:val="24"/>
            <w:szCs w:val="24"/>
          </w:rPr>
          <w:t xml:space="preserve">hop </w:t>
        </w:r>
      </w:ins>
      <w:r>
        <w:rPr>
          <w:rFonts w:ascii="Times New Roman" w:hAnsi="Times New Roman"/>
          <w:sz w:val="24"/>
          <w:szCs w:val="24"/>
        </w:rPr>
        <w:t>encrypted, therefore also all management traffic that uses the ACP</w:t>
      </w:r>
      <w:ins w:id="80" w:author="Brian E Carpenter" w:date="2021-05-28T16:13:19Z">
        <w:r>
          <w:rPr>
            <w:rFonts w:ascii="Times New Roman" w:hAnsi="Times New Roman"/>
            <w:sz w:val="24"/>
            <w:szCs w:val="24"/>
          </w:rPr>
          <w:t>,</w:t>
        </w:r>
      </w:ins>
      <w:r>
        <w:rPr>
          <w:rFonts w:ascii="Times New Roman" w:hAnsi="Times New Roman"/>
          <w:sz w:val="24"/>
          <w:szCs w:val="24"/>
        </w:rPr>
        <w:t xml:space="preserve"> including any legacy</w:t>
      </w:r>
      <w:del w:id="81" w:author="Brian E Carpenter" w:date="2021-05-28T16:13:06Z">
        <w:r>
          <w:rPr>
            <w:rFonts w:ascii="Times New Roman" w:hAnsi="Times New Roman"/>
            <w:sz w:val="24"/>
            <w:szCs w:val="24"/>
          </w:rPr>
          <w:delText>, not end-to-end</w:delText>
        </w:r>
      </w:del>
      <w:r>
        <w:rPr>
          <w:rFonts w:ascii="Times New Roman" w:hAnsi="Times New Roman"/>
          <w:sz w:val="24"/>
          <w:szCs w:val="24"/>
        </w:rPr>
        <w:t xml:space="preserve"> </w:t>
      </w:r>
      <w:ins w:id="82" w:author="Brian E Carpenter" w:date="2021-05-28T16:13:08Z">
        <w:r>
          <w:rPr>
            <w:rFonts w:ascii="Times New Roman" w:hAnsi="Times New Roman"/>
            <w:sz w:val="24"/>
            <w:szCs w:val="24"/>
          </w:rPr>
          <w:t>un</w:t>
        </w:r>
      </w:ins>
      <w:r>
        <w:rPr>
          <w:rFonts w:ascii="Times New Roman" w:hAnsi="Times New Roman"/>
          <w:sz w:val="24"/>
          <w:szCs w:val="24"/>
        </w:rPr>
        <w:t>encrypted management protocol</w:t>
      </w:r>
      <w:ins w:id="83" w:author="Brian E Carpenter" w:date="2021-05-28T16:13:16Z">
        <w:r>
          <w:rPr>
            <w:rFonts w:ascii="Times New Roman" w:hAnsi="Times New Roman"/>
            <w:sz w:val="24"/>
            <w:szCs w:val="24"/>
          </w:rPr>
          <w:t>,</w:t>
        </w:r>
      </w:ins>
      <w:r>
        <w:rPr>
          <w:rFonts w:ascii="Times New Roman" w:hAnsi="Times New Roman"/>
          <w:sz w:val="24"/>
          <w:szCs w:val="24"/>
        </w:rPr>
        <w:t xml:space="preserve"> cannot be snooped or spoofed by an attacker (4.2). </w:t>
      </w:r>
    </w:p>
    <w:p>
      <w:pPr>
        <w:pStyle w:val="TextBody"/>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t>
      </w:r>
      <w:ins w:id="84" w:author="Brian E Carpenter" w:date="2021-05-28T16:14:02Z">
        <w:r>
          <w:rPr>
            <w:rFonts w:eastAsia="NSimSun" w:cs="Arial" w:ascii="Times New Roman" w:hAnsi="Times New Roman"/>
            <w:color w:val="auto"/>
            <w:kern w:val="2"/>
            <w:sz w:val="24"/>
            <w:szCs w:val="24"/>
            <w:lang w:val="en-US" w:eastAsia="zh-CN" w:bidi="hi-IN"/>
          </w:rPr>
          <w:t>c</w:t>
        </w:r>
      </w:ins>
      <w:del w:id="85" w:author="Brian E Carpenter" w:date="2021-05-28T16:14:02Z">
        <w:r>
          <w:rPr>
            <w:rFonts w:eastAsia="NSimSun" w:cs="Arial" w:ascii="Times New Roman" w:hAnsi="Times New Roman"/>
            <w:color w:val="auto"/>
            <w:kern w:val="2"/>
            <w:sz w:val="24"/>
            <w:szCs w:val="24"/>
            <w:lang w:val="en-US" w:eastAsia="zh-CN" w:bidi="hi-IN"/>
          </w:rPr>
          <w:delText>w</w:delText>
        </w:r>
      </w:del>
      <w:r>
        <w:rPr>
          <w:rFonts w:ascii="Times New Roman" w:hAnsi="Times New Roman"/>
          <w:sz w:val="24"/>
          <w:szCs w:val="24"/>
        </w:rPr>
        <w:t>ould provide</w:t>
      </w:r>
      <w:del w:id="86" w:author="Brian E Carpenter" w:date="2021-05-28T16:13:59Z">
        <w:r>
          <w:rPr>
            <w:rFonts w:ascii="Times New Roman" w:hAnsi="Times New Roman"/>
            <w:sz w:val="24"/>
            <w:szCs w:val="24"/>
          </w:rPr>
          <w:delText xml:space="preserve"> likely</w:delText>
        </w:r>
      </w:del>
      <w:r>
        <w:rPr>
          <w:rFonts w:ascii="Times New Roman" w:hAnsi="Times New Roman"/>
          <w:sz w:val="24"/>
          <w:szCs w:val="24"/>
        </w:rPr>
        <w:t xml:space="preserve"> undesirable network connectivity to any hosts that attach, like some </w:t>
      </w:r>
      <w:del w:id="87" w:author="Brian E Carpenter" w:date="2021-05-28T16:14:28Z">
        <w:r>
          <w:rPr>
            <w:rFonts w:ascii="Times New Roman" w:hAnsi="Times New Roman"/>
            <w:sz w:val="24"/>
            <w:szCs w:val="24"/>
          </w:rPr>
          <w:delText>user or attacker</w:delText>
        </w:r>
      </w:del>
      <w:ins w:id="88" w:author="Brian E Carpenter" w:date="2021-05-28T16:14:28Z">
        <w:r>
          <w:rPr>
            <w:rFonts w:eastAsia="NSimSun" w:cs="Arial" w:ascii="Times New Roman" w:hAnsi="Times New Roman"/>
            <w:color w:val="auto"/>
            <w:kern w:val="2"/>
            <w:sz w:val="24"/>
            <w:szCs w:val="24"/>
            <w:lang w:val="en-US" w:eastAsia="zh-CN" w:bidi="hi-IN"/>
          </w:rPr>
          <w:t>insecure or malicious</w:t>
        </w:r>
      </w:ins>
      <w:r>
        <w:rPr>
          <w:rFonts w:ascii="Times New Roman" w:hAnsi="Times New Roman"/>
          <w:sz w:val="24"/>
          <w:szCs w:val="24"/>
        </w:rPr>
        <w:t xml:space="preserve"> </w:t>
      </w:r>
      <w:ins w:id="89" w:author="Brian E Carpenter" w:date="2021-05-28T16:15:02Z">
        <w:r>
          <w:rPr>
            <w:rFonts w:eastAsia="NSimSun" w:cs="Arial" w:ascii="Times New Roman" w:hAnsi="Times New Roman"/>
            <w:color w:val="auto"/>
            <w:kern w:val="2"/>
            <w:sz w:val="24"/>
            <w:szCs w:val="24"/>
            <w:lang w:val="en-US" w:eastAsia="zh-CN" w:bidi="hi-IN"/>
          </w:rPr>
          <w:t>laptop</w:t>
        </w:r>
      </w:ins>
      <w:del w:id="90" w:author="Brian E Carpenter" w:date="2021-05-28T16:15:02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(4.3). Such an attached device would get no connectivity whatsoever. </w:t>
      </w:r>
      <w:ins w:id="91" w:author="Brian E Carpenter" w:date="2021-05-28T16:16:39Z">
        <w:r>
          <w:rPr>
            <w:rFonts w:eastAsia="NSimSun" w:cs="Arial" w:ascii="Times New Roman" w:hAnsi="Times New Roman"/>
            <w:color w:val="auto"/>
            <w:kern w:val="2"/>
            <w:sz w:val="24"/>
            <w:szCs w:val="24"/>
            <w:lang w:val="en-US" w:eastAsia="zh-CN" w:bidi="hi-IN"/>
          </w:rPr>
          <w:t>As a</w:t>
        </w:r>
      </w:ins>
      <w:del w:id="92" w:author="Brian E Carpenter" w:date="2021-05-28T16:16:45Z">
        <w:r>
          <w:rPr>
            <w:rFonts w:eastAsia="NSimSun" w:cs="Arial" w:ascii="Times New Roman" w:hAnsi="Times New Roman"/>
            <w:color w:val="auto"/>
            <w:kern w:val="2"/>
            <w:sz w:val="24"/>
            <w:szCs w:val="24"/>
            <w:lang w:val="en-US" w:eastAsia="zh-CN" w:bidi="hi-IN"/>
          </w:rPr>
          <w:delText>In</w:delText>
        </w:r>
      </w:del>
      <w:r>
        <w:rPr>
          <w:rFonts w:ascii="Times New Roman" w:hAnsi="Times New Roman"/>
          <w:sz w:val="24"/>
          <w:szCs w:val="24"/>
        </w:rPr>
        <w:t xml:space="preserve">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s to remotely provision the devices. In later stages, such provisioning will occur autonomically, as we shall see</w:t>
      </w:r>
      <w:del w:id="93" w:author="Brian E Carpenter" w:date="2021-05-29T09:07:28Z">
        <w:r>
          <w:rPr>
            <w:rFonts w:ascii="Times New Roman" w:hAnsi="Times New Roman"/>
            <w:sz w:val="24"/>
            <w:szCs w:val="24"/>
          </w:rPr>
          <w:delText xml:space="preserve"> below</w:delText>
        </w:r>
      </w:del>
      <w:r>
        <w:rPr>
          <w:rFonts w:ascii="Times New Roman" w:hAnsi="Times New Roman"/>
          <w:sz w:val="24"/>
          <w:szCs w:val="24"/>
        </w:rPr>
        <w:t>.</w:t>
      </w:r>
    </w:p>
    <w:p>
      <w:pPr>
        <w:pStyle w:val="TextBody"/>
        <w:rPr>
          <w:rFonts w:ascii="Times New Roman" w:hAnsi="Times New Roman"/>
          <w:sz w:val="24"/>
          <w:szCs w:val="24"/>
          <w:del w:id="94" w:author="Brian E Carpenter" w:date="2021-05-28T16:17:51Z"/>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TextBody"/>
        <w:rPr/>
      </w:pPr>
      <w:r>
        <w:rPr/>
        <w:commentReference w:id="7"/>
      </w:r>
    </w:p>
    <w:p>
      <w:pPr>
        <w:pStyle w:val="TextBody"/>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ins w:id="95" w:author="Brian E Carpenter" w:date="2021-05-29T10:05:07Z">
        <w:r>
          <w:rPr>
            <w:rFonts w:eastAsia="NSimSun" w:cs="Arial"/>
            <w:color w:val="auto"/>
            <w:kern w:val="2"/>
            <w:sz w:val="24"/>
            <w:szCs w:val="24"/>
            <w:lang w:val="en-US" w:eastAsia="zh-CN" w:bidi="hi-IN"/>
          </w:rPr>
          <w:t>D</w:t>
        </w:r>
      </w:ins>
      <w:del w:id="96" w:author="Brian E Carpenter" w:date="2021-05-29T10:05:07Z">
        <w:r>
          <w:rPr/>
          <w:delText>According to various d</w:delText>
        </w:r>
      </w:del>
      <w:r>
        <w:rPr/>
        <w:t>ictionaries</w:t>
      </w:r>
      <w:del w:id="97" w:author="Brian E Carpenter" w:date="2021-05-29T10:05:12Z">
        <w:r>
          <w:rPr/>
          <w:delText>, there are</w:delText>
        </w:r>
      </w:del>
      <w:r>
        <w:rPr/>
        <w:t xml:space="preserve"> differen</w:t>
      </w:r>
      <w:ins w:id="98" w:author="Brian E Carpenter" w:date="2021-05-29T10:05:02Z">
        <w:r>
          <w:rPr>
            <w:rFonts w:eastAsia="NSimSun" w:cs="Arial"/>
            <w:color w:val="auto"/>
            <w:kern w:val="2"/>
            <w:sz w:val="24"/>
            <w:szCs w:val="24"/>
            <w:lang w:val="en-US" w:eastAsia="zh-CN" w:bidi="hi-IN"/>
          </w:rPr>
          <w:t>tiate</w:t>
        </w:r>
      </w:ins>
      <w:del w:id="99" w:author="Brian E Carpenter" w:date="2021-05-29T10:05:02Z">
        <w:r>
          <w:rPr/>
          <w:delText>ces</w:delText>
        </w:r>
      </w:del>
      <w:r>
        <w:rPr/>
        <w:t xml:space="preserve"> between the terms </w:t>
      </w:r>
      <w:r>
        <w:rPr>
          <w:i/>
          <w:iCs/>
        </w:rPr>
        <w:t>automatic, autonomous</w:t>
      </w:r>
      <w:r>
        <w:rPr>
          <w:i w:val="false"/>
          <w:iCs w:val="false"/>
        </w:rPr>
        <w:t xml:space="preserve"> and </w:t>
      </w:r>
      <w:r>
        <w:rPr>
          <w:i/>
          <w:iCs/>
        </w:rPr>
        <w:t>autonomic</w:t>
      </w:r>
      <w:ins w:id="100" w:author="Brian E Carpenter" w:date="2021-05-29T10:05:33Z">
        <w:r>
          <w:rPr>
            <w:i/>
            <w:iCs/>
          </w:rPr>
          <w:t>:</w:t>
        </w:r>
      </w:ins>
      <w:del w:id="101" w:author="Brian E Carpenter" w:date="2021-05-29T10:05:33Z">
        <w:r>
          <w:rPr>
            <w:i/>
            <w:iCs/>
          </w:rPr>
          <w:delText>.</w:delText>
        </w:r>
      </w:del>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w:t>
      </w:r>
      <w:ins w:id="102" w:author="Brian E Carpenter" w:date="2021-05-29T09:08:18Z">
        <w:r>
          <w:rPr>
            <w:i w:val="false"/>
            <w:iCs w:val="false"/>
          </w:rPr>
          <w:t>-</w:t>
        </w:r>
      </w:ins>
      <w:r>
        <w:rPr>
          <w:i w:val="false"/>
          <w:iCs w:val="false"/>
        </w:rPr>
        <w:t>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ins w:id="103" w:author="Brian E Carpenter" w:date="2021-05-29T10:05:59Z">
        <w:r>
          <w:rPr>
            <w:i w:val="false"/>
            <w:iCs w:val="false"/>
          </w:rPr>
          <w:t>.</w:t>
        </w:r>
      </w:ins>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rFonts w:ascii="Times New Roman" w:hAnsi="Times New Roman"/>
        </w:rPr>
      </w:pPr>
      <w:r>
        <w:rPr>
          <w:rFonts w:ascii="Times New Roman" w:hAnsi="Times New Roman"/>
          <w:i w:val="false"/>
          <w:iCs w:val="false"/>
          <w:rPrChange w:id="0" w:author="Brian E Carpenter" w:date="2021-05-28T15:36:42Z"/>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Bootstrapping and trust infrastructure</w:t>
      </w:r>
      <w:ins w:id="106" w:author="Brian E Carpenter" w:date="2021-05-28T15:34:58Z">
        <w:r>
          <w:rPr>
            <w:rFonts w:ascii="Times New Roman" w:hAnsi="Times New Roman"/>
            <w:vertAlign w:val="superscript"/>
          </w:rPr>
          <w:t>[10</w:t>
        </w:r>
      </w:ins>
      <w:ins w:id="107" w:author="Brian E Carpenter" w:date="2021-05-28T15:35:00Z">
        <w:r>
          <w:rPr>
            <w:rFonts w:ascii="Times New Roman" w:hAnsi="Times New Roman"/>
            <w:vertAlign w:val="superscript"/>
          </w:rPr>
          <w:t>]</w:t>
        </w:r>
      </w:ins>
      <w:r>
        <w:rPr>
          <w:rFonts w:ascii="Times New Roman" w:hAnsi="Times New Roman"/>
          <w:rPrChange w:id="0" w:author="Brian E Carpenter" w:date="2021-05-28T15:36:42Z"/>
        </w:rPr>
        <w:t>. This covers how nodes are authenticated and securely admitted to an autonomic network, and how they establish mutual trust.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Secure Autonomic Control Plane (ACP)</w:t>
      </w:r>
      <w:ins w:id="110" w:author="Brian E Carpenter" w:date="2021-05-28T15:34:40Z">
        <w:r>
          <w:rPr>
            <w:rFonts w:ascii="Times New Roman" w:hAnsi="Times New Roman"/>
            <w:vertAlign w:val="superscript"/>
          </w:rPr>
          <w:t>[9]</w:t>
        </w:r>
      </w:ins>
      <w:r>
        <w:rPr>
          <w:rFonts w:ascii="Times New Roman" w:hAnsi="Times New Roman"/>
          <w:rPrChange w:id="0" w:author="Brian E Carpenter" w:date="2021-05-28T15:36:42Z"/>
        </w:rPr>
        <w:t>. This is an automatically constructed encrypted virtual network, containing only authenticated nodes that rightfully belong to a particular autonomic domain.</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functions operate by negotiating and synchronizing data with their peers in other nodes, and by directly configuring manageable devices in their own scope.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synchronization and negotiation proceed by use of the GeneRic Autonomic Signaling Protocol (GRASP)</w:t>
      </w:r>
      <w:ins w:id="116" w:author="Brian E Carpenter" w:date="2021-05-28T15:34:08Z">
        <w:r>
          <w:rPr>
            <w:rFonts w:ascii="Times New Roman" w:hAnsi="Times New Roman"/>
            <w:vertAlign w:val="superscript"/>
          </w:rPr>
          <w:t>[5]</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service agents (ASAs) are composed of one or more autonomic functions</w:t>
      </w:r>
      <w:ins w:id="119" w:author="Brian E Carpenter" w:date="2021-05-28T15:38:43Z">
        <w:r>
          <w:rPr>
            <w:rFonts w:ascii="Times New Roman" w:hAnsi="Times New Roman"/>
          </w:rPr>
          <w:t xml:space="preserve">, typically using GRASP via an </w:t>
        </w:r>
      </w:ins>
      <w:ins w:id="120" w:author="Brian E Carpenter" w:date="2021-05-28T15:39:00Z">
        <w:r>
          <w:rPr>
            <w:rFonts w:ascii="Times New Roman" w:hAnsi="Times New Roman"/>
          </w:rPr>
          <w:t>application programming interface (API)</w:t>
        </w:r>
      </w:ins>
      <w:ins w:id="121" w:author="Brian E Carpenter" w:date="2021-05-28T15:39:00Z">
        <w:r>
          <w:rPr>
            <w:rFonts w:ascii="Times New Roman" w:hAnsi="Times New Roman"/>
            <w:vertAlign w:val="superscript"/>
          </w:rPr>
          <w:t>[6]</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rFonts w:ascii="Times New Roman" w:hAnsi="Times New Roman"/>
        </w:rPr>
      </w:pPr>
      <w:r>
        <w:rPr>
          <w:rFonts w:ascii="Times New Roman" w:hAnsi="Times New Roman"/>
          <w:rPrChange w:id="0" w:author="Brian E Carpenter" w:date="2021-05-28T15:36:42Z"/>
        </w:rPr>
        <w:t xml:space="preserve">Figure </w:t>
      </w:r>
      <w:r>
        <w:rPr>
          <w:rFonts w:eastAsia="NSimSun" w:cs="Arial" w:ascii="Times New Roman" w:hAnsi="Times New Roman"/>
          <w:color w:val="auto"/>
          <w:kern w:val="2"/>
          <w:sz w:val="24"/>
          <w:szCs w:val="24"/>
          <w:lang w:val="en-US" w:eastAsia="zh-CN" w:bidi="hi-IN"/>
          <w:rPrChange w:id="0" w:author="Brian E Carpenter" w:date="2021-05-28T15:36:42Z"/>
        </w:rPr>
        <w:t>3</w:t>
      </w:r>
      <w:r>
        <w:rPr>
          <w:rFonts w:ascii="Times New Roman" w:hAnsi="Times New Roman"/>
          <w:rPrChange w:id="0" w:author="Brian E Carpenter" w:date="2021-05-28T15:36:42Z"/>
        </w:rPr>
        <w:t xml:space="preserve"> shows an outline of the model as a whole</w:t>
      </w:r>
      <w:ins w:id="127" w:author="Brian E Carpenter" w:date="2021-05-28T15:33:01Z">
        <w:r>
          <w:rPr>
            <w:rFonts w:ascii="Times New Roman" w:hAnsi="Times New Roman"/>
          </w:rPr>
          <w:t>, described in detail in RFC8993</w:t>
        </w:r>
      </w:ins>
      <w:ins w:id="128" w:author="Brian E Carpenter" w:date="2021-05-28T15:33:01Z">
        <w:r>
          <w:rPr>
            <w:rFonts w:ascii="Times New Roman" w:hAnsi="Times New Roman"/>
            <w:vertAlign w:val="superscript"/>
          </w:rPr>
          <w:t>[8]</w:t>
        </w:r>
      </w:ins>
      <w:r>
        <w:rPr>
          <w:rFonts w:ascii="Times New Roman" w:hAnsi="Times New Roman"/>
          <w:rPrChange w:id="0" w:author="Brian E Carpenter" w:date="2021-05-28T15:36:42Z"/>
        </w:rPr>
        <w:t>.</w:t>
      </w:r>
    </w:p>
    <w:p>
      <w:pPr>
        <w:pStyle w:val="TextBody"/>
        <w:numPr>
          <w:ilvl w:val="1"/>
          <w:numId w:val="3"/>
        </w:numPr>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numPr>
          <w:ilvl w:val="1"/>
          <w:numId w:val="3"/>
        </w:numPr>
        <w:rPr>
          <w:rFonts w:ascii="Times New Roman" w:hAnsi="Times New Roman"/>
        </w:rPr>
      </w:pPr>
      <w:r>
        <w:rPr>
          <w:rFonts w:eastAsia="NSimSun" w:cs="Arial" w:ascii="Times New Roman" w:hAnsi="Times New Roman"/>
          <w:color w:val="auto"/>
          <w:kern w:val="2"/>
          <w:sz w:val="24"/>
          <w:szCs w:val="24"/>
          <w:lang w:val="en-US" w:eastAsia="zh-CN" w:bidi="hi-IN"/>
          <w:rPrChange w:id="0" w:author="Brian E Carpenter" w:date="2021-05-28T15:37:13Z"/>
        </w:rPr>
        <w:t>Figure 3: Layered Model of Network with Autonomic Functions</w:t>
      </w:r>
    </w:p>
    <w:p>
      <w:pPr>
        <w:pStyle w:val="Heading2"/>
        <w:numPr>
          <w:ilvl w:val="1"/>
          <w:numId w:val="3"/>
        </w:numPr>
        <w:bidi w:val="0"/>
        <w:jc w:val="left"/>
        <w:rPr/>
      </w:pPr>
      <w:r>
        <w:rPr/>
        <w:t>S</w:t>
      </w:r>
      <w:ins w:id="131" w:author="Brian E Carpenter" w:date="2021-05-29T09:33:41Z">
        <w:r>
          <w:rPr/>
          <w:t>ome Details of S</w:t>
        </w:r>
      </w:ins>
      <w:r>
        <w:rPr/>
        <w:t>elf-confi</w:t>
      </w:r>
      <w:r>
        <w:rPr>
          <w:rFonts w:eastAsia="Microsoft YaHei" w:cs="Arial"/>
          <w:b/>
          <w:bCs/>
          <w:color w:val="auto"/>
          <w:kern w:val="2"/>
          <w:sz w:val="32"/>
          <w:szCs w:val="32"/>
          <w:lang w:val="en-US" w:eastAsia="zh-CN" w:bidi="hi-IN"/>
        </w:rPr>
        <w:t>g</w:t>
      </w:r>
      <w:r>
        <w:rPr/>
        <w:t>uring Security</w:t>
      </w:r>
    </w:p>
    <w:p>
      <w:pPr>
        <w:pStyle w:val="TextBody"/>
        <w:bidi w:val="0"/>
        <w:jc w:val="left"/>
        <w:rPr/>
      </w:pPr>
      <w:r>
        <w:rPr>
          <w:rFonts w:ascii="Times New Roman" w:hAnsi="Times New Roman"/>
          <w:rPrChange w:id="0" w:author="Brian E Carpenter" w:date="2021-05-28T15:37:41Z"/>
        </w:rPr>
        <w:t>As mentioned above,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w:t>
      </w:r>
      <w:del w:id="133" w:author="Brian E Carpenter" w:date="2021-05-29T09:11:59Z">
        <w:r>
          <w:rPr>
            <w:rFonts w:ascii="Times New Roman" w:hAnsi="Times New Roman"/>
          </w:rPr>
          <w:delText xml:space="preserve"> by</w:delText>
        </w:r>
      </w:del>
      <w:ins w:id="134" w:author="Brian E Carpenter" w:date="2021-05-29T09:12:56Z">
        <w:r>
          <w:rPr>
            <w:rFonts w:ascii="Times New Roman" w:hAnsi="Times New Roman"/>
          </w:rPr>
          <w:t>,</w:t>
        </w:r>
      </w:ins>
      <w:r>
        <w:rPr>
          <w:rFonts w:ascii="Times New Roman" w:hAnsi="Times New Roman"/>
          <w:rPrChange w:id="0" w:author="Brian E Carpenter" w:date="2021-05-28T15:37:41Z"/>
        </w:rPr>
        <w:t xml:space="preserve"> </w:t>
      </w:r>
      <w:ins w:id="136" w:author="Brian E Carpenter" w:date="2021-05-29T09:11:34Z">
        <w:r>
          <w:rPr>
            <w:rFonts w:eastAsia="NSimSun" w:cs="Arial" w:ascii="Times New Roman" w:hAnsi="Times New Roman"/>
            <w:color w:val="auto"/>
            <w:kern w:val="2"/>
            <w:sz w:val="24"/>
            <w:szCs w:val="24"/>
            <w:lang w:val="en-US" w:eastAsia="zh-CN" w:bidi="hi-IN"/>
          </w:rPr>
          <w:t>as</w:t>
        </w:r>
      </w:ins>
      <w:del w:id="137" w:author="Brian E Carpenter" w:date="2021-05-29T09:11:34Z">
        <w:r>
          <w:rPr>
            <w:rFonts w:eastAsia="NSimSun" w:cs="Arial" w:ascii="Times New Roman" w:hAnsi="Times New Roman"/>
            <w:color w:val="auto"/>
            <w:kern w:val="2"/>
            <w:sz w:val="24"/>
            <w:szCs w:val="24"/>
            <w:lang w:val="en-US" w:eastAsia="zh-CN" w:bidi="hi-IN"/>
          </w:rPr>
          <w:delText>the method known as</w:delText>
        </w:r>
      </w:del>
      <w:ins w:id="138" w:author="Brian E Carpenter" w:date="2021-05-29T09:11:35Z">
        <w:r>
          <w:rPr>
            <w:rFonts w:ascii="Times New Roman" w:hAnsi="Times New Roman"/>
          </w:rPr>
          <w:t xml:space="preserve"> </w:t>
        </w:r>
      </w:ins>
      <w:ins w:id="139" w:author="Brian E Carpenter" w:date="2021-05-29T09:11:35Z">
        <w:r>
          <w:rPr>
            <w:rFonts w:ascii="Times New Roman" w:hAnsi="Times New Roman"/>
          </w:rPr>
          <w:t>previously described, by</w:t>
        </w:r>
      </w:ins>
      <w:r>
        <w:rPr>
          <w:rFonts w:ascii="Times New Roman" w:hAnsi="Times New Roman"/>
          <w:rPrChange w:id="0" w:author="Brian E Carpenter" w:date="2021-05-28T15:37:41Z"/>
        </w:rPr>
        <w:t xml:space="preserve"> BRSKI </w:t>
      </w:r>
      <w:del w:id="141" w:author="Brian E Carpenter" w:date="2021-05-29T09:12:06Z">
        <w:r>
          <w:rPr>
            <w:rFonts w:ascii="Times New Roman" w:hAnsi="Times New Roman"/>
          </w:rPr>
          <w:delText>(pronounced “Brewski”, Bootstrapping Remote Secure Key Infrastructure</w:delText>
        </w:r>
      </w:del>
      <w:r>
        <w:rPr>
          <w:rFonts w:ascii="Times New Roman" w:hAnsi="Times New Roman"/>
          <w:vertAlign w:val="superscript"/>
          <w:rPrChange w:id="0" w:author="Brian E Carpenter" w:date="2021-05-28T15:37:41Z"/>
        </w:rPr>
        <w:t>[10]</w:t>
      </w:r>
      <w:del w:id="143" w:author="Brian E Carpenter" w:date="2021-05-29T09:12:10Z">
        <w:r>
          <w:rPr>
            <w:rFonts w:ascii="Times New Roman" w:hAnsi="Times New Roman"/>
            <w:vertAlign w:val="superscript"/>
          </w:rPr>
          <w:delText>)</w:delText>
        </w:r>
      </w:del>
      <w:r>
        <w:rPr>
          <w:rFonts w:ascii="Times New Roman" w:hAnsi="Times New Roman"/>
          <w:rPrChange w:id="0" w:author="Brian E Carpenter" w:date="2021-05-28T15:37:41Z"/>
        </w:rPr>
        <w:t>. Th</w:t>
      </w:r>
      <w:ins w:id="145" w:author="Brian E Carpenter" w:date="2021-05-29T09:12:15Z">
        <w:r>
          <w:rPr>
            <w:rFonts w:eastAsia="NSimSun" w:cs="Arial" w:ascii="Times New Roman" w:hAnsi="Times New Roman"/>
            <w:color w:val="auto"/>
            <w:kern w:val="2"/>
            <w:sz w:val="24"/>
            <w:szCs w:val="24"/>
            <w:lang w:val="en-US" w:eastAsia="zh-CN" w:bidi="hi-IN"/>
          </w:rPr>
          <w:t>e</w:t>
        </w:r>
      </w:ins>
      <w:del w:id="146" w:author="Brian E Carpenter" w:date="2021-05-29T09:12:15Z">
        <w:r>
          <w:rPr>
            <w:rFonts w:eastAsia="NSimSun" w:cs="Arial" w:ascii="Times New Roman" w:hAnsi="Times New Roman"/>
            <w:color w:val="auto"/>
            <w:kern w:val="2"/>
            <w:sz w:val="24"/>
            <w:szCs w:val="24"/>
            <w:lang w:val="en-US" w:eastAsia="zh-CN" w:bidi="hi-IN"/>
          </w:rPr>
          <w:delText>is</w:delText>
        </w:r>
      </w:del>
      <w:r>
        <w:rPr>
          <w:rFonts w:ascii="Times New Roman" w:hAnsi="Times New Roman"/>
          <w:rPrChange w:id="0" w:author="Brian E Carpenter" w:date="2021-05-28T15:37:41Z"/>
        </w:rPr>
        <w:t xml:space="preserve"> process uses manufacturer-installed X.509</w:t>
      </w:r>
      <w:del w:id="148" w:author="Brian E Carpenter" w:date="2021-05-28T14:52:22Z">
        <w:r>
          <w:rPr>
            <w:rFonts w:ascii="Times New Roman" w:hAnsi="Times New Roman"/>
          </w:rPr>
          <w:delText xml:space="preserve"> </w:delText>
        </w:r>
      </w:del>
      <w:ins w:id="149" w:author="Brian E Carpenter" w:date="2021-05-28T14:52:47Z">
        <w:r>
          <w:rPr>
            <w:rFonts w:ascii="Times New Roman" w:hAnsi="Times New Roman"/>
          </w:rPr>
          <w:t xml:space="preserve"> </w:t>
        </w:r>
      </w:ins>
      <w:r>
        <w:rPr>
          <w:rFonts w:ascii="Times New Roman" w:hAnsi="Times New Roman"/>
          <w:rPrChange w:id="0" w:author="Brian E Carpenter" w:date="2021-05-28T15:37:41Z"/>
        </w:rPr>
        <w:t>certificates</w:t>
      </w:r>
      <w:ins w:id="151" w:author="Brian E Carpenter" w:date="2021-05-28T14:51:10Z">
        <w:r>
          <w:rPr>
            <w:rFonts w:ascii="Times New Roman" w:hAnsi="Times New Roman"/>
          </w:rPr>
          <w:t xml:space="preserve"> (</w:t>
        </w:r>
      </w:ins>
      <w:ins w:id="152" w:author="Brian E Carpenter" w:date="2021-05-28T14:52:00Z">
        <w:r>
          <w:rPr>
            <w:rFonts w:eastAsia="NSimSun" w:cs="Arial" w:ascii="Times New Roman" w:hAnsi="Times New Roman"/>
            <w:color w:val="auto"/>
            <w:kern w:val="2"/>
            <w:sz w:val="24"/>
            <w:szCs w:val="24"/>
            <w:lang w:val="en-US" w:eastAsia="zh-CN" w:bidi="hi-IN"/>
          </w:rPr>
          <w:t>in</w:t>
        </w:r>
      </w:ins>
      <w:ins w:id="153" w:author="Brian E Carpenter" w:date="2021-05-28T14:52:00Z">
        <w:r>
          <w:rPr>
            <w:rFonts w:ascii="Times New Roman" w:hAnsi="Times New Roman"/>
          </w:rPr>
          <w:t xml:space="preserve"> IEEE 802.1AR IDevID format)</w:t>
        </w:r>
      </w:ins>
      <w:r>
        <w:rPr>
          <w:rFonts w:ascii="Times New Roman" w:hAnsi="Times New Roman"/>
          <w:rPrChange w:id="0" w:author="Brian E Carpenter" w:date="2021-05-28T15:37:41Z"/>
        </w:rPr>
        <w:t>, in combination with a manufacturer’s authorizing service</w:t>
      </w:r>
      <w:ins w:id="155" w:author="Brian E Carpenter" w:date="2021-05-29T10:07:27Z">
        <w:r>
          <w:rPr>
            <w:rFonts w:ascii="Times New Roman" w:hAnsi="Times New Roman"/>
          </w:rPr>
          <w:t xml:space="preserve"> </w:t>
        </w:r>
      </w:ins>
      <w:ins w:id="156" w:author="Brian E Carpenter" w:date="2021-05-29T10:07:27Z">
        <w:r>
          <w:rPr>
            <w:rFonts w:ascii="Times New Roman" w:hAnsi="Times New Roman"/>
          </w:rPr>
          <w:t>(MASA)</w:t>
        </w:r>
      </w:ins>
      <w:r>
        <w:rPr>
          <w:rFonts w:ascii="Times New Roman" w:hAnsi="Times New Roman"/>
          <w:rPrChange w:id="0" w:author="Brian E Carpenter" w:date="2021-05-28T15:37:41Z"/>
        </w:rPr>
        <w:t>.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w:t>
      </w:r>
      <w:del w:id="158" w:author="Brian E Carpenter" w:date="2021-05-28T14:53:48Z">
        <w:r>
          <w:rPr>
            <w:rFonts w:ascii="Times New Roman" w:hAnsi="Times New Roman"/>
          </w:rPr>
          <w:delText xml:space="preserve"> </w:delText>
        </w:r>
      </w:del>
      <w:ins w:id="159" w:author="Brian E Carpenter" w:date="2021-05-28T14:53:49Z">
        <w:r>
          <w:rPr>
            <w:rFonts w:ascii="Times New Roman" w:hAnsi="Times New Roman"/>
          </w:rPr>
          <w:t xml:space="preserve"> </w:t>
        </w:r>
      </w:ins>
      <w:r>
        <w:rPr>
          <w:rFonts w:ascii="Times New Roman" w:hAnsi="Times New Roman"/>
          <w:rPrChange w:id="0" w:author="Brian E Carpenter" w:date="2021-05-28T15:37:41Z"/>
        </w:rPr>
        <w:t>proxies to find each other and the registrar. Only the registrar needs to be configured in advance.</w:t>
      </w:r>
      <w:ins w:id="161" w:author="Brian E Carpenter" w:date="2021-05-28T14:57:23Z">
        <w:r>
          <w:rPr>
            <w:rFonts w:ascii="Times New Roman" w:hAnsi="Times New Roman"/>
          </w:rPr>
          <w:t xml:space="preserve"> (And future work might eliminate even that!)</w:t>
        </w:r>
      </w:ins>
    </w:p>
    <w:p>
      <w:pPr>
        <w:pStyle w:val="TextBody"/>
        <w:bidi w:val="0"/>
        <w:jc w:val="left"/>
        <w:rPr/>
      </w:pPr>
      <w:r>
        <w:rPr>
          <w:rFonts w:ascii="Times New Roman" w:hAnsi="Times New Roman"/>
          <w:rPrChange w:id="0" w:author="Brian E Carpenter" w:date="2021-05-28T15:37:41Z"/>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w:t>
      </w:r>
      <w:del w:id="163" w:author="Brian E Carpenter" w:date="2021-05-28T15:02:51Z">
        <w:r>
          <w:rPr>
            <w:rFonts w:ascii="Times New Roman" w:hAnsi="Times New Roman"/>
          </w:rPr>
          <w:delText>Actual packet transmission occurs only as IPv6 link-local packets</w:delText>
        </w:r>
      </w:del>
      <w:ins w:id="164" w:author="Brian E Carpenter" w:date="2021-05-28T15:02:51Z">
        <w:r>
          <w:rPr>
            <w:rFonts w:ascii="Times New Roman" w:hAnsi="Times New Roman"/>
          </w:rPr>
          <w:t>Packet transmission is visible only as IPv6 link-local packets, encapsulating the autonomically created overlay network.</w:t>
        </w:r>
      </w:ins>
      <w:del w:id="165" w:author="Brian E Carpenter" w:date="2021-05-28T15:03:05Z">
        <w:r>
          <w:rPr>
            <w:rFonts w:ascii="Times New Roman" w:hAnsi="Times New Roman"/>
          </w:rPr>
          <w:delText>.</w:delText>
        </w:r>
      </w:del>
      <w:r>
        <w:rPr>
          <w:rFonts w:ascii="Times New Roman" w:hAnsi="Times New Roman"/>
          <w:rPrChange w:id="0" w:author="Brian E Carpenter" w:date="2021-05-28T15:37:41Z"/>
        </w:rPr>
        <w:t xml:space="preserve"> This choice was made to ensure that there is no dependency on any pre-existing data plane (either IPv4 or IPv6), because autonomic functions must be able to operate </w:t>
      </w:r>
      <w:r>
        <w:rPr>
          <w:rFonts w:ascii="Times New Roman" w:hAnsi="Times New Roman"/>
          <w:i/>
          <w:iCs/>
          <w:rPrChange w:id="0" w:author="Brian E Carpenter" w:date="2021-05-28T15:37:41Z"/>
        </w:rPr>
        <w:t>even if the normal data plane and normal routing are broken.</w:t>
      </w:r>
      <w:r>
        <w:rPr>
          <w:rFonts w:ascii="Times New Roman" w:hAnsi="Times New Roman"/>
          <w:i w:val="false"/>
          <w:iCs w:val="false"/>
          <w:rPrChange w:id="0" w:author="Brian E Carpenter" w:date="2021-05-28T15:37:41Z"/>
        </w:rPr>
        <w:t xml:space="preserve"> </w:t>
      </w:r>
      <w:ins w:id="169" w:author="Brian E Carpenter" w:date="2021-05-28T15:41:21Z">
        <w:r>
          <w:rPr>
            <w:rFonts w:ascii="Times New Roman" w:hAnsi="Times New Roman"/>
            <w:i w:val="false"/>
            <w:iCs w:val="false"/>
          </w:rPr>
          <w:t>Even then, the ACP provides a secure channel reach</w:t>
        </w:r>
      </w:ins>
      <w:ins w:id="170" w:author="Brian E Carpenter" w:date="2021-05-28T15:41:21Z">
        <w:r>
          <w:rPr>
            <w:rFonts w:eastAsia="NSimSun" w:cs="Arial" w:ascii="Times New Roman" w:hAnsi="Times New Roman"/>
            <w:i w:val="false"/>
            <w:iCs w:val="false"/>
            <w:color w:val="auto"/>
            <w:kern w:val="2"/>
            <w:sz w:val="24"/>
            <w:szCs w:val="24"/>
            <w:lang w:val="en-US" w:eastAsia="zh-CN" w:bidi="hi-IN"/>
          </w:rPr>
          <w:t>ing</w:t>
        </w:r>
      </w:ins>
      <w:ins w:id="171" w:author="Brian E Carpenter" w:date="2021-05-28T15:41:21Z">
        <w:r>
          <w:rPr>
            <w:rFonts w:ascii="Times New Roman" w:hAnsi="Times New Roman"/>
            <w:i w:val="false"/>
            <w:iCs w:val="false"/>
          </w:rPr>
          <w:t xml:space="preserve"> each node for (re-)configuration, without requiring a physically isolated console port.</w:t>
        </w:r>
      </w:ins>
      <w:ins w:id="172" w:author="Brian E Carpenter" w:date="2021-05-28T15:42:11Z">
        <w:r>
          <w:rPr>
            <w:rFonts w:ascii="Times New Roman" w:hAnsi="Times New Roman"/>
            <w:i w:val="false"/>
            <w:iCs w:val="false"/>
          </w:rPr>
          <w:t xml:space="preserve"> To </w:t>
        </w:r>
      </w:ins>
      <w:ins w:id="173" w:author="Brian E Carpenter" w:date="2021-05-28T15:42:11Z">
        <w:r>
          <w:rPr>
            <w:rFonts w:eastAsia="NSimSun" w:cs="Arial" w:ascii="Times New Roman" w:hAnsi="Times New Roman"/>
            <w:i w:val="false"/>
            <w:iCs w:val="false"/>
            <w:color w:val="auto"/>
            <w:kern w:val="2"/>
            <w:sz w:val="24"/>
            <w:szCs w:val="24"/>
            <w:lang w:val="en-US" w:eastAsia="zh-CN" w:bidi="hi-IN"/>
          </w:rPr>
          <w:t>start</w:t>
        </w:r>
      </w:ins>
      <w:ins w:id="174" w:author="Brian E Carpenter" w:date="2021-05-28T15:42:11Z">
        <w:r>
          <w:rPr>
            <w:rFonts w:ascii="Times New Roman" w:hAnsi="Times New Roman"/>
            <w:i w:val="false"/>
            <w:iCs w:val="false"/>
          </w:rPr>
          <w:t xml:space="preserve"> the ACP, a</w:t>
        </w:r>
      </w:ins>
      <w:del w:id="175" w:author="Brian E Carpenter" w:date="2021-05-28T15:42:36Z">
        <w:r>
          <w:rPr>
            <w:rFonts w:ascii="Times New Roman" w:hAnsi="Times New Roman"/>
            <w:i w:val="false"/>
            <w:iCs w:val="false"/>
          </w:rPr>
          <w:delText>A</w:delText>
        </w:r>
      </w:del>
      <w:r>
        <w:rPr>
          <w:rFonts w:ascii="Times New Roman" w:hAnsi="Times New Roman"/>
          <w:i w:val="false"/>
          <w:iCs w:val="false"/>
          <w:rPrChange w:id="0" w:author="Brian E Carpenter" w:date="2021-05-28T15:37:41Z"/>
        </w:rPr>
        <w:t>ll that is required is for each node to create its own IPv6 link-local address on each physical interface, as any modern network device does by default. The VRF consists of point-to-point IPv6 links and is secured using IPsec (IP Security</w:t>
      </w:r>
      <w:ins w:id="177" w:author="Brian E Carpenter" w:date="2021-05-28T15:04:15Z">
        <w:r>
          <w:rPr>
            <w:rFonts w:ascii="Times New Roman" w:hAnsi="Times New Roman"/>
            <w:i w:val="false"/>
            <w:iCs w:val="false"/>
          </w:rPr>
          <w:t xml:space="preserve"> with Internet Key Exchange Protocol Version 2</w:t>
        </w:r>
      </w:ins>
      <w:r>
        <w:rPr>
          <w:rFonts w:ascii="Times New Roman" w:hAnsi="Times New Roman"/>
          <w:i w:val="false"/>
          <w:iCs w:val="false"/>
          <w:rPrChange w:id="0" w:author="Brian E Carpenter" w:date="2021-05-28T15:37:41Z"/>
        </w:rPr>
        <w:t>) or DTLS (Datagram Transport Layer Security)</w:t>
      </w:r>
      <w:del w:id="179" w:author="Brian E Carpenter" w:date="2021-05-28T15:04:30Z">
        <w:r>
          <w:rPr>
            <w:rFonts w:ascii="Times New Roman" w:hAnsi="Times New Roman"/>
            <w:i w:val="false"/>
            <w:iCs w:val="false"/>
          </w:rPr>
          <w:delText>, both via IKEv2 (Internet Key Exchange Protocol Version 2)</w:delText>
        </w:r>
      </w:del>
      <w:r>
        <w:rPr>
          <w:rFonts w:ascii="Times New Roman" w:hAnsi="Times New Roman"/>
          <w:i w:val="false"/>
          <w:iCs w:val="false"/>
          <w:rPrChange w:id="0" w:author="Brian E Carpenter" w:date="2021-05-28T15:37:41Z"/>
        </w:rPr>
        <w:t>.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rFonts w:ascii="Times New Roman" w:hAnsi="Times New Roman"/>
        </w:rPr>
      </w:pPr>
      <w:r>
        <w:rPr>
          <w:rFonts w:ascii="Times New Roman" w:hAnsi="Times New Roman"/>
          <w:i w:val="false"/>
          <w:iCs w:val="false"/>
          <w:rPrChange w:id="0" w:author="Brian E Carpenter" w:date="2021-05-28T15:37:41Z"/>
        </w:rPr>
        <w:t>After the secure control plane has configured itself in this way, the next stage is to bootstrap connectivity for network management. When this has been achieved, conventional mechanisms (such as an SDN controller) can already</w:t>
      </w:r>
      <w:r>
        <w:rPr>
          <w:rFonts w:ascii="Times New Roman" w:hAnsi="Times New Roman"/>
          <w:rPrChange w:id="0" w:author="Brian E Carpenter" w:date="2021-05-28T15:37:41Z"/>
        </w:rPr>
        <w:t xml:space="preserve"> reliably and securely reach remote nodes and configure them safely without risk of cutting themselves off. In addition, fully autonomic management mechanisms (i.e., ASAs) can start up.  To understand how this works, we </w:t>
      </w:r>
      <w:ins w:id="183" w:author="Brian E Carpenter" w:date="2021-05-28T16:21:40Z">
        <w:r>
          <w:rPr>
            <w:rFonts w:ascii="Times New Roman" w:hAnsi="Times New Roman"/>
          </w:rPr>
          <w:t xml:space="preserve">first </w:t>
        </w:r>
      </w:ins>
      <w:r>
        <w:rPr>
          <w:rFonts w:ascii="Times New Roman" w:hAnsi="Times New Roman"/>
          <w:rPrChange w:id="0" w:author="Brian E Carpenter" w:date="2021-05-28T15:37:41Z"/>
        </w:rPr>
        <w:t>need to give more details about the GRASP protocol.</w:t>
      </w:r>
    </w:p>
    <w:p>
      <w:pPr>
        <w:pStyle w:val="Heading2"/>
        <w:numPr>
          <w:ilvl w:val="1"/>
          <w:numId w:val="3"/>
        </w:numPr>
        <w:bidi w:val="0"/>
        <w:jc w:val="left"/>
        <w:rPr/>
      </w:pPr>
      <w:r>
        <w:rPr/>
        <w:t>GRASP</w:t>
      </w:r>
    </w:p>
    <w:p>
      <w:pPr>
        <w:pStyle w:val="TextBody"/>
        <w:bidi w:val="0"/>
        <w:jc w:val="left"/>
        <w:rPr>
          <w:rFonts w:ascii="Times New Roman" w:hAnsi="Times New Roman"/>
        </w:rPr>
      </w:pPr>
      <w:r>
        <w:rPr>
          <w:rFonts w:ascii="Times New Roman" w:hAnsi="Times New Roman"/>
          <w:rPrChange w:id="0" w:author="Brian E Carpenter" w:date="2021-05-28T15:12:25Z"/>
        </w:rPr>
        <w:t>GRASP, the GeneRic Autonomic Signaling Protocol</w:t>
      </w:r>
      <w:r>
        <w:rPr>
          <w:rFonts w:ascii="Times New Roman" w:hAnsi="Times New Roman"/>
          <w:vertAlign w:val="superscript"/>
          <w:rPrChange w:id="0" w:author="Brian E Carpenter" w:date="2021-05-28T15:12:25Z"/>
        </w:rPr>
        <w:t>[5]</w:t>
      </w:r>
      <w:r>
        <w:rPr>
          <w:rFonts w:ascii="Times New Roman" w:hAnsi="Times New Roman"/>
          <w:rPrChange w:id="0" w:author="Brian E Carpenter" w:date="2021-05-28T15:12:25Z"/>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rFonts w:ascii="Times New Roman" w:hAnsi="Times New Roman"/>
          <w:i/>
          <w:iCs/>
          <w:rPrChange w:id="0" w:author="Brian E Carpenter" w:date="2021-05-28T15:12:25Z"/>
        </w:rPr>
        <w:t>before</w:t>
      </w:r>
      <w:r>
        <w:rPr>
          <w:rFonts w:ascii="Times New Roman" w:hAnsi="Times New Roman"/>
          <w:i w:val="false"/>
          <w:iCs w:val="false"/>
          <w:rPrChange w:id="0" w:author="Brian E Carpenter" w:date="2021-05-28T15:12:25Z"/>
        </w:rPr>
        <w:t xml:space="preserve"> ACP security is in place, so they use a highly restricted subset of GRASP that is limited to specific link-local operations.</w:t>
      </w:r>
    </w:p>
    <w:p>
      <w:pPr>
        <w:pStyle w:val="TextBody"/>
        <w:bidi w:val="0"/>
        <w:jc w:val="left"/>
        <w:rPr>
          <w:rFonts w:ascii="Times New Roman" w:hAnsi="Times New Roman"/>
        </w:rPr>
      </w:pPr>
      <w:r>
        <w:rPr>
          <w:rFonts w:ascii="Times New Roman" w:hAnsi="Times New Roman"/>
          <w:rPrChange w:id="0" w:author="Brian E Carpenter" w:date="2021-05-28T15:12:25Z"/>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rFonts w:ascii="Times New Roman" w:hAnsi="Times New Roman"/>
          <w:i w:val="false"/>
          <w:iCs w:val="false"/>
          <w:rPrChange w:id="0" w:author="Brian E Carpenter" w:date="2021-05-28T15:12:25Z"/>
        </w:rPr>
        <w:t>objectives</w:t>
      </w:r>
      <w:r>
        <w:rPr>
          <w:rFonts w:ascii="Times New Roman" w:hAnsi="Times New Roman"/>
          <w:rPrChange w:id="0" w:author="Brian E Carpenter" w:date="2021-05-28T15:12:25Z"/>
        </w:rPr>
        <w:t xml:space="preserve"> supported by ASAs.</w:t>
      </w:r>
    </w:p>
    <w:p>
      <w:pPr>
        <w:pStyle w:val="TextBody"/>
        <w:bidi w:val="0"/>
        <w:jc w:val="left"/>
        <w:rPr>
          <w:rFonts w:ascii="Times New Roman" w:hAnsi="Times New Roman"/>
        </w:rPr>
      </w:pPr>
      <w:del w:id="193" w:author="Brian E Carpenter" w:date="2021-05-28T15:11:23Z">
        <w:r>
          <w:rPr>
            <w:rFonts w:ascii="Times New Roman" w:hAnsi="Times New Roman"/>
          </w:rPr>
          <w:delTex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delText>
        </w:r>
      </w:del>
      <w:ins w:id="194" w:author="Brian E Carpenter" w:date="2021-05-28T15:11:23Z">
        <w:r>
          <w:rPr>
            <w:rFonts w:ascii="Times New Roman" w:hAnsi="Times New Roman"/>
          </w:rPr>
          <w:t>Rather than being a traditional type-length-value protocol, GRASP messages use CBOR (Concise Binary Object Representation), which provides an extensible data model derived from JSON (JavaScript Object Notation), but with a simple and efficient binary encoding. CBOR</w:t>
        </w:r>
      </w:ins>
      <w:ins w:id="195" w:author="Brian E Carpenter" w:date="2021-05-28T15:13:00Z">
        <w:r>
          <w:rPr>
            <w:rFonts w:ascii="Times New Roman" w:hAnsi="Times New Roman"/>
          </w:rPr>
          <w:t>’</w:t>
        </w:r>
      </w:ins>
      <w:ins w:id="196" w:author="Brian E Carpenter" w:date="2021-05-28T15:11:23Z">
        <w:r>
          <w:rPr>
            <w:rFonts w:ascii="Times New Roman" w:hAnsi="Times New Roman"/>
          </w:rPr>
          <w:t>s flexibility enables GRASP to accommodate a very wide range of data types, with protocol elements often mapping directly into various high-level language representations.</w:t>
        </w:r>
      </w:ins>
    </w:p>
    <w:p>
      <w:pPr>
        <w:pStyle w:val="TextBody"/>
        <w:bidi w:val="0"/>
        <w:jc w:val="left"/>
        <w:rPr>
          <w:rFonts w:ascii="Times New Roman" w:hAnsi="Times New Roman"/>
        </w:rPr>
      </w:pPr>
      <w:r>
        <w:rPr>
          <w:rFonts w:ascii="Times New Roman" w:hAnsi="Times New Roman"/>
          <w:rPrChange w:id="0" w:author="Brian E Carpenter" w:date="2021-05-28T15:12:25Z"/>
        </w:rPr>
        <w:t xml:space="preserve">The word “objective” has a special meaning in GRASP. It is a data structure whose main contents are a </w:t>
      </w:r>
      <w:r>
        <w:rPr>
          <w:rFonts w:ascii="Times New Roman" w:hAnsi="Times New Roman"/>
          <w:i/>
          <w:iCs/>
          <w:rPrChange w:id="0" w:author="Brian E Carpenter" w:date="2021-05-28T15:12:25Z"/>
        </w:rPr>
        <w:t>name</w:t>
      </w:r>
      <w:r>
        <w:rPr>
          <w:rFonts w:ascii="Times New Roman" w:hAnsi="Times New Roman"/>
          <w:rPrChange w:id="0" w:author="Brian E Carpenter" w:date="2021-05-28T15:12:25Z"/>
        </w:rPr>
        <w:t xml:space="preserve"> and a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An objective occurs in three contexts: discovery, negotiation, and synchronization. A single ASA may support multiple independent objectives.</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name</w:t>
      </w:r>
      <w:r>
        <w:rPr>
          <w:rFonts w:ascii="Times New Roman" w:hAnsi="Times New Roman"/>
          <w:i w:val="false"/>
          <w:iCs w:val="false"/>
          <w:rPrChange w:id="0" w:author="Brian E Carpenter" w:date="2021-05-28T15:12:25Z"/>
        </w:rPr>
        <w:t xml:space="preserve"> of an objective is simply a unique string describing its purpose.</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could be expressed in </w:t>
      </w:r>
      <w:ins w:id="210" w:author="Brian E Carpenter" w:date="2021-05-28T15:15:52Z">
        <w:r>
          <w:rPr>
            <w:rFonts w:ascii="Times New Roman" w:hAnsi="Times New Roman"/>
          </w:rPr>
          <w:t xml:space="preserve">the </w:t>
        </w:r>
      </w:ins>
      <w:r>
        <w:rPr>
          <w:rFonts w:ascii="Times New Roman" w:hAnsi="Times New Roman"/>
          <w:rPrChange w:id="0" w:author="Brian E Carpenter" w:date="2021-05-28T15:12:25Z"/>
        </w:rPr>
        <w:t>JSON</w:t>
      </w:r>
      <w:ins w:id="212" w:author="Brian E Carpenter" w:date="2021-05-28T15:15:41Z">
        <w:r>
          <w:rPr>
            <w:rFonts w:ascii="Times New Roman" w:hAnsi="Times New Roman"/>
          </w:rPr>
          <w:t xml:space="preserve"> data model</w:t>
        </w:r>
      </w:ins>
      <w:del w:id="213" w:author="Brian E Carpenter" w:date="2021-05-28T15:13:58Z">
        <w:r>
          <w:rPr>
            <w:rFonts w:ascii="Times New Roman" w:hAnsi="Times New Roman"/>
          </w:rPr>
          <w:delText xml:space="preserve"> (JavaScript Object Notation)</w:delText>
        </w:r>
      </w:del>
      <w:r>
        <w:rPr>
          <w:rFonts w:ascii="Times New Roman" w:hAnsi="Times New Roman"/>
          <w:rPrChange w:id="0" w:author="Brian E Carpenter" w:date="2021-05-28T15:12:25Z"/>
        </w:rPr>
        <w:t>. When an objective is shared between ASAs by flooding, synchronization or negotiation, each ASA will maintain its own copy of the objective and its latest value.</w:t>
      </w:r>
    </w:p>
    <w:p>
      <w:pPr>
        <w:pStyle w:val="TextBody"/>
        <w:bidi w:val="0"/>
        <w:jc w:val="left"/>
        <w:rPr>
          <w:rFonts w:ascii="Times New Roman" w:hAnsi="Times New Roman"/>
        </w:rPr>
      </w:pPr>
      <w:r>
        <w:rPr>
          <w:rFonts w:ascii="Times New Roman" w:hAnsi="Times New Roman"/>
          <w:rPrChange w:id="0" w:author="Brian E Carpenter" w:date="2021-05-28T15:12:25Z"/>
        </w:rPr>
        <w:t xml:space="preserve">GRASP messages allow for </w:t>
      </w:r>
      <w:r>
        <w:rPr>
          <w:rFonts w:ascii="Times New Roman" w:hAnsi="Times New Roman"/>
          <w:i/>
          <w:iCs/>
          <w:rPrChange w:id="0" w:author="Brian E Carpenter" w:date="2021-05-28T15:12:25Z"/>
        </w:rPr>
        <w:t>discovery</w:t>
      </w:r>
      <w:r>
        <w:rPr>
          <w:rFonts w:ascii="Times New Roman" w:hAnsi="Times New Roman"/>
          <w:rPrChange w:id="0" w:author="Brian E Carpenter" w:date="2021-05-28T15:12:25Z"/>
        </w:rPr>
        <w:t xml:space="preserve"> of an ASA that handles a given objective name; </w:t>
      </w:r>
      <w:r>
        <w:rPr>
          <w:rFonts w:ascii="Times New Roman" w:hAnsi="Times New Roman"/>
          <w:i/>
          <w:iCs/>
          <w:rPrChange w:id="0" w:author="Brian E Carpenter" w:date="2021-05-28T15:12:25Z"/>
        </w:rPr>
        <w:t>flooding</w:t>
      </w:r>
      <w:r>
        <w:rPr>
          <w:rFonts w:ascii="Times New Roman" w:hAnsi="Times New Roman"/>
          <w:i w:val="false"/>
          <w:iCs w:val="false"/>
          <w:rPrChange w:id="0" w:author="Brian E Carpenter" w:date="2021-05-28T15:12:25Z"/>
        </w:rPr>
        <w:t xml:space="preserve"> a given objective to all ACP nodes (the simplest form of synchronization); </w:t>
      </w:r>
      <w:r>
        <w:rPr>
          <w:rFonts w:ascii="Times New Roman" w:hAnsi="Times New Roman"/>
          <w:i/>
          <w:iCs/>
          <w:rPrChange w:id="0" w:author="Brian E Carpenter" w:date="2021-05-28T15:12:25Z"/>
        </w:rPr>
        <w:t>synchronization</w:t>
      </w:r>
      <w:r>
        <w:rPr>
          <w:rFonts w:ascii="Times New Roman" w:hAnsi="Times New Roman"/>
          <w:i w:val="false"/>
          <w:iCs w:val="false"/>
          <w:rPrChange w:id="0" w:author="Brian E Carpenter" w:date="2021-05-28T15:12:25Z"/>
        </w:rPr>
        <w:t xml:space="preserve"> of the value of a given objective between two peer ASAs; and </w:t>
      </w:r>
      <w:r>
        <w:rPr>
          <w:rFonts w:ascii="Times New Roman" w:hAnsi="Times New Roman"/>
          <w:i/>
          <w:iCs/>
          <w:rPrChange w:id="0" w:author="Brian E Carpenter" w:date="2021-05-28T15:12:25Z"/>
        </w:rPr>
        <w:t>negotiation</w:t>
      </w:r>
      <w:r>
        <w:rPr>
          <w:rFonts w:ascii="Times New Roman" w:hAnsi="Times New Roman"/>
          <w:i w:val="false"/>
          <w:iCs w:val="false"/>
          <w:rPrChange w:id="0" w:author="Brian E Carpenter" w:date="2021-05-28T15:12:25Z"/>
        </w:rPr>
        <w:t xml:space="preserve"> of the value of a given objective with a peer ASA.</w:t>
      </w:r>
    </w:p>
    <w:p>
      <w:pPr>
        <w:pStyle w:val="TextBody"/>
        <w:bidi w:val="0"/>
        <w:jc w:val="left"/>
        <w:rPr/>
      </w:pPr>
      <w:r>
        <w:rPr>
          <w:rFonts w:ascii="Times New Roman" w:hAnsi="Times New Roman"/>
          <w:i w:val="false"/>
          <w:iCs w:val="false"/>
          <w:rPrChange w:id="0" w:author="Brian E Carpenter" w:date="2021-05-28T15:12:25Z"/>
        </w:rPr>
        <w:t>An Application Programming Interface (API) for GRASP has been defined</w:t>
      </w:r>
      <w:r>
        <w:rPr>
          <w:rFonts w:ascii="Times New Roman" w:hAnsi="Times New Roman"/>
          <w:i w:val="false"/>
          <w:iCs w:val="false"/>
          <w:vertAlign w:val="superscript"/>
          <w:rPrChange w:id="0" w:author="Brian E Carpenter" w:date="2021-05-28T15:12:25Z"/>
        </w:rPr>
        <w:t>[6]</w:t>
      </w:r>
      <w:r>
        <w:rPr>
          <w:rFonts w:ascii="Times New Roman" w:hAnsi="Times New Roman"/>
          <w:i w:val="false"/>
          <w:iCs w:val="false"/>
          <w:position w:val="0"/>
          <w:sz w:val="24"/>
          <w:sz w:val="24"/>
          <w:vertAlign w:val="baseline"/>
          <w:rPrChange w:id="0" w:author="Brian E Carpenter" w:date="2021-05-28T15:12:25Z"/>
        </w:rPr>
        <w:t xml:space="preserve"> and implemented as part of a Python 3 prototype. This makes it very easy to implement demonstration ASAs in Python. A partial GRASP implementation has also been made as part of an ACP implementation in the R</w:t>
      </w:r>
      <w:ins w:id="227" w:author="Brian E Carpenter" w:date="2021-05-29T10:08:08Z">
        <w:r>
          <w:rPr>
            <w:rFonts w:eastAsia="NSimSun" w:cs="Arial" w:ascii="Times New Roman" w:hAnsi="Times New Roman"/>
            <w:i w:val="false"/>
            <w:iCs w:val="false"/>
            <w:color w:val="auto"/>
            <w:kern w:val="2"/>
            <w:position w:val="0"/>
            <w:sz w:val="24"/>
            <w:sz w:val="24"/>
            <w:szCs w:val="24"/>
            <w:vertAlign w:val="baseline"/>
            <w:lang w:val="en-US" w:eastAsia="zh-CN" w:bidi="hi-IN"/>
          </w:rPr>
          <w:t>ust</w:t>
        </w:r>
      </w:ins>
      <w:del w:id="228" w:author="Brian E Carpenter" w:date="2021-05-29T10:08:08Z">
        <w:r>
          <w:rPr>
            <w:rFonts w:ascii="Times New Roman" w:hAnsi="Times New Roman"/>
            <w:i w:val="false"/>
            <w:iCs w:val="false"/>
            <w:position w:val="0"/>
            <w:sz w:val="24"/>
            <w:sz w:val="24"/>
            <w:vertAlign w:val="baseline"/>
          </w:rPr>
          <w:delText>UST</w:delText>
        </w:r>
      </w:del>
      <w:r>
        <w:rPr>
          <w:rFonts w:ascii="Times New Roman" w:hAnsi="Times New Roman"/>
          <w:i w:val="false"/>
          <w:iCs w:val="false"/>
          <w:position w:val="0"/>
          <w:sz w:val="24"/>
          <w:sz w:val="24"/>
          <w:vertAlign w:val="baseline"/>
          <w:rPrChange w:id="0" w:author="Brian E Carpenter" w:date="2021-05-28T15:12:25Z"/>
        </w:rPr>
        <w:t xml:space="preserve"> language.</w:t>
      </w:r>
    </w:p>
    <w:p>
      <w:pPr>
        <w:pStyle w:val="Heading2"/>
        <w:numPr>
          <w:ilvl w:val="1"/>
          <w:numId w:val="3"/>
        </w:numPr>
        <w:bidi w:val="0"/>
        <w:jc w:val="left"/>
        <w:rPr/>
      </w:pPr>
      <w:r>
        <w:rPr/>
        <w:t>Talking to the NOC</w:t>
      </w:r>
    </w:p>
    <w:p>
      <w:pPr>
        <w:pStyle w:val="TextBody"/>
        <w:bidi w:val="0"/>
        <w:jc w:val="left"/>
        <w:rPr>
          <w:rFonts w:ascii="Times New Roman" w:hAnsi="Times New Roman"/>
        </w:rPr>
      </w:pPr>
      <w:r>
        <w:rPr>
          <w:rFonts w:ascii="Times New Roman" w:hAnsi="Times New Roman"/>
          <w:rPrChange w:id="0" w:author="Brian E Carpenter" w:date="2021-05-28T15:29:14Z"/>
        </w:rPr>
        <w:t>As noted above, a key requirement for the success of ANIMA is smooth integration with existing network management tools and in particular with Network Operations Centers. To this end, an integration mechanism has been documented</w:t>
      </w:r>
      <w:r>
        <w:rPr>
          <w:rFonts w:ascii="Times New Roman" w:hAnsi="Times New Roman"/>
          <w:vertAlign w:val="superscript"/>
          <w:rPrChange w:id="0" w:author="Brian E Carpenter" w:date="2021-05-28T15:29:14Z"/>
        </w:rPr>
        <w:t>[4]</w:t>
      </w:r>
      <w:r>
        <w:rPr>
          <w:rFonts w:ascii="Times New Roman" w:hAnsi="Times New Roman"/>
          <w:rPrChange w:id="0" w:author="Brian E Carpenter" w:date="2021-05-28T15:29:14Z"/>
        </w:rPr>
        <w:t xml:space="preserve">. The simplest approach is for trusted edge devices in the ACP to “leak” the (otherwise encrypted) </w:t>
      </w:r>
      <w:del w:id="233" w:author="Brian E Carpenter" w:date="2021-05-28T16:25:24Z">
        <w:r>
          <w:rPr>
            <w:rFonts w:ascii="Times New Roman" w:hAnsi="Times New Roman"/>
          </w:rPr>
          <w:delText xml:space="preserve"> </w:delText>
        </w:r>
      </w:del>
      <w:r>
        <w:rPr>
          <w:rFonts w:ascii="Times New Roman" w:hAnsi="Times New Roman"/>
          <w:rPrChange w:id="0" w:author="Brian E Carpenter" w:date="2021-05-28T15:29:14Z"/>
        </w:rPr>
        <w:t>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rFonts w:ascii="Times New Roman" w:hAnsi="Times New Roman"/>
        </w:rPr>
      </w:pPr>
      <w:r>
        <w:rPr>
          <w:rFonts w:ascii="Times New Roman" w:hAnsi="Times New Roman"/>
          <w:rPrChange w:id="0" w:author="Brian E Carpenter" w:date="2021-05-28T15:29:14Z"/>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rFonts w:ascii="Times New Roman" w:hAnsi="Times New Roman"/>
          <w:i/>
          <w:iCs/>
          <w:color w:val="000000"/>
          <w:rPrChange w:id="0" w:author="Brian E Carpenter" w:date="2021-05-28T15:29:14Z"/>
        </w:rPr>
        <w:t>syslog</w:t>
      </w:r>
      <w:r>
        <w:rPr>
          <w:rFonts w:ascii="Times New Roman" w:hAnsi="Times New Roman"/>
          <w:i/>
          <w:iCs/>
          <w:color w:val="C9211E"/>
          <w:rPrChange w:id="0" w:author="Brian E Carpenter" w:date="2021-05-28T15:29:14Z"/>
        </w:rPr>
        <w:t xml:space="preserve"> </w:t>
      </w:r>
      <w:r>
        <w:rPr>
          <w:rFonts w:ascii="Times New Roman" w:hAnsi="Times New Roman"/>
          <w:i w:val="false"/>
          <w:iCs w:val="false"/>
          <w:color w:val="000000"/>
          <w:rPrChange w:id="0" w:author="Brian E Carpenter" w:date="2021-05-28T15:29:14Z"/>
        </w:rPr>
        <w:t>could be flooded in a GRASP objective named</w:t>
      </w:r>
      <w:r>
        <w:rPr>
          <w:rFonts w:ascii="Times New Roman" w:hAnsi="Times New Roman"/>
          <w:i/>
          <w:iCs/>
          <w:color w:val="000000"/>
          <w:rPrChange w:id="0" w:author="Brian E Carpenter" w:date="2021-05-28T15:29:14Z"/>
        </w:rPr>
        <w:t xml:space="preserve"> SRV.syslog. </w:t>
      </w:r>
      <w:r>
        <w:rPr>
          <w:rFonts w:ascii="Times New Roman" w:hAnsi="Times New Roman"/>
          <w:i w:val="false"/>
          <w:iCs w:val="false"/>
          <w:color w:val="000000"/>
          <w:rPrChange w:id="0" w:author="Brian E Carpenter" w:date="2021-05-28T15:29:14Z"/>
        </w:rPr>
        <w:t xml:space="preserve">Here, the flexibility of CBOR encoding is of great value since a JSON-like </w:t>
      </w:r>
      <w:ins w:id="241" w:author="Brian E Carpenter" w:date="2021-05-28T15:16:57Z">
        <w:r>
          <w:rPr>
            <w:rFonts w:eastAsia="NSimSun" w:cs="Arial" w:ascii="Times New Roman" w:hAnsi="Times New Roman"/>
            <w:i w:val="false"/>
            <w:iCs w:val="false"/>
            <w:color w:val="000000"/>
            <w:kern w:val="2"/>
            <w:sz w:val="24"/>
            <w:szCs w:val="24"/>
            <w:lang w:val="en-US" w:eastAsia="zh-CN" w:bidi="hi-IN"/>
          </w:rPr>
          <w:t>structure</w:t>
        </w:r>
      </w:ins>
      <w:del w:id="242" w:author="Brian E Carpenter" w:date="2021-05-28T15:16:57Z">
        <w:r>
          <w:rPr>
            <w:rFonts w:eastAsia="NSimSun" w:cs="Arial" w:ascii="Times New Roman" w:hAnsi="Times New Roman"/>
            <w:i w:val="false"/>
            <w:iCs w:val="false"/>
            <w:color w:val="000000"/>
            <w:kern w:val="2"/>
            <w:sz w:val="24"/>
            <w:szCs w:val="24"/>
            <w:lang w:val="en-US" w:eastAsia="zh-CN" w:bidi="hi-IN"/>
          </w:rPr>
          <w:delText>representation</w:delText>
        </w:r>
      </w:del>
      <w:r>
        <w:rPr>
          <w:rFonts w:ascii="Times New Roman" w:hAnsi="Times New Roman"/>
          <w:i w:val="false"/>
          <w:iCs w:val="false"/>
          <w:color w:val="000000"/>
          <w:rPrChange w:id="0" w:author="Brian E Carpenter" w:date="2021-05-28T15:29:14Z"/>
        </w:rPr>
        <w:t xml:space="preserve"> of service data is common.</w:t>
      </w:r>
    </w:p>
    <w:p>
      <w:pPr>
        <w:pStyle w:val="TextBody"/>
        <w:bidi w:val="0"/>
        <w:jc w:val="left"/>
        <w:rPr>
          <w:rFonts w:ascii="Times New Roman" w:hAnsi="Times New Roman"/>
        </w:rPr>
      </w:pPr>
      <w:r>
        <w:rPr>
          <w:rFonts w:ascii="Times New Roman" w:hAnsi="Times New Roman"/>
          <w:i w:val="false"/>
          <w:iCs w:val="false"/>
          <w:color w:val="000000"/>
          <w:rPrChange w:id="0" w:author="Brian E Carpenter" w:date="2021-05-28T15:29:14Z"/>
        </w:rPr>
        <w:t xml:space="preserve">Extending that point, since GRASP easily </w:t>
      </w:r>
      <w:ins w:id="245" w:author="Brian E Carpenter" w:date="2021-05-28T15:17:48Z">
        <w:r>
          <w:rPr>
            <w:rFonts w:eastAsia="NSimSun" w:cs="Arial" w:ascii="Times New Roman" w:hAnsi="Times New Roman"/>
            <w:i w:val="false"/>
            <w:iCs w:val="false"/>
            <w:color w:val="000000"/>
            <w:kern w:val="2"/>
            <w:sz w:val="24"/>
            <w:szCs w:val="24"/>
            <w:lang w:val="en-US" w:eastAsia="zh-CN" w:bidi="hi-IN"/>
          </w:rPr>
          <w:t>conveys</w:t>
        </w:r>
      </w:ins>
      <w:del w:id="246" w:author="Brian E Carpenter" w:date="2021-05-28T15:17:48Z">
        <w:r>
          <w:rPr>
            <w:rFonts w:eastAsia="NSimSun" w:cs="Arial" w:ascii="Times New Roman" w:hAnsi="Times New Roman"/>
            <w:i w:val="false"/>
            <w:iCs w:val="false"/>
            <w:color w:val="000000"/>
            <w:kern w:val="2"/>
            <w:sz w:val="24"/>
            <w:szCs w:val="24"/>
            <w:lang w:val="en-US" w:eastAsia="zh-CN" w:bidi="hi-IN"/>
          </w:rPr>
          <w:delText>allows for</w:delText>
        </w:r>
      </w:del>
      <w:r>
        <w:rPr>
          <w:rFonts w:ascii="Times New Roman" w:hAnsi="Times New Roman"/>
          <w:i w:val="false"/>
          <w:iCs w:val="false"/>
          <w:color w:val="000000"/>
          <w:rPrChange w:id="0" w:author="Brian E Carpenter" w:date="2021-05-28T15:29:14Z"/>
        </w:rPr>
        <w:t xml:space="preserve">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 of an Autonomic Function</w:t>
      </w:r>
    </w:p>
    <w:p>
      <w:pPr>
        <w:pStyle w:val="TextBody"/>
        <w:bidi w:val="0"/>
        <w:jc w:val="left"/>
        <w:rPr>
          <w:rFonts w:ascii="Times New Roman" w:hAnsi="Times New Roman"/>
        </w:rPr>
      </w:pPr>
      <w:r>
        <w:rPr>
          <w:rFonts w:ascii="Times New Roman" w:hAnsi="Times New Roman"/>
          <w:color w:val="000000"/>
          <w:rPrChange w:id="0" w:author="Brian E Carpenter" w:date="2021-05-28T15:29:49Z"/>
        </w:rPr>
        <w:t xml:space="preserve">A use case that has been fully defined is </w:t>
      </w:r>
      <w:r>
        <w:rPr>
          <w:rFonts w:eastAsia="NSimSun" w:cs="Arial" w:ascii="Times New Roman" w:hAnsi="Times New Roman"/>
          <w:color w:val="000000"/>
          <w:kern w:val="2"/>
          <w:sz w:val="24"/>
          <w:szCs w:val="24"/>
          <w:lang w:val="en-US" w:eastAsia="zh-CN" w:bidi="hi-IN"/>
          <w:rPrChange w:id="0" w:author="Brian E Carpenter" w:date="2021-05-28T15:29:49Z"/>
        </w:rPr>
        <w:t>a GRASP-based</w:t>
      </w:r>
      <w:r>
        <w:rPr>
          <w:rFonts w:ascii="Times New Roman" w:hAnsi="Times New Roman"/>
          <w:color w:val="000000"/>
          <w:rPrChange w:id="0" w:author="Brian E Carpenter" w:date="2021-05-28T15:29:49Z"/>
        </w:rPr>
        <w:t xml:space="preserve"> mechanism for managing and assigning IP address prefixes</w:t>
      </w:r>
      <w:r>
        <w:rPr>
          <w:rFonts w:ascii="Times New Roman" w:hAnsi="Times New Roman"/>
          <w:color w:val="000000"/>
          <w:vertAlign w:val="superscript"/>
          <w:rPrChange w:id="0" w:author="Brian E Carpenter" w:date="2021-05-28T15:29:49Z"/>
        </w:rPr>
        <w:t>[7]</w:t>
      </w:r>
      <w:r>
        <w:rPr>
          <w:rFonts w:ascii="Times New Roman" w:hAnsi="Times New Roman"/>
          <w:color w:val="000000"/>
          <w:rPrChange w:id="0" w:author="Brian E Carpenter" w:date="2021-05-28T15:29:49Z"/>
        </w:rPr>
        <w:t xml:space="preserve">. Firstly, we define two </w:t>
      </w:r>
      <w:r>
        <w:rPr>
          <w:rFonts w:eastAsia="NSimSun" w:cs="Arial" w:ascii="Times New Roman" w:hAnsi="Times New Roman"/>
          <w:color w:val="000000"/>
          <w:kern w:val="2"/>
          <w:sz w:val="24"/>
          <w:szCs w:val="24"/>
          <w:lang w:val="en-US" w:eastAsia="zh-CN" w:bidi="hi-IN"/>
          <w:rPrChange w:id="0" w:author="Brian E Carpenter" w:date="2021-05-28T15:29:49Z"/>
        </w:rPr>
        <w:t xml:space="preserve">GRASP </w:t>
      </w:r>
      <w:r>
        <w:rPr>
          <w:rFonts w:ascii="Times New Roman" w:hAnsi="Times New Roman"/>
          <w:i/>
          <w:iCs/>
          <w:color w:val="000000"/>
          <w:rPrChange w:id="0" w:author="Brian E Carpenter" w:date="2021-05-28T15:29:49Z"/>
        </w:rPr>
        <w:t>objectives</w:t>
      </w:r>
      <w:r>
        <w:rPr>
          <w:rFonts w:ascii="Times New Roman" w:hAnsi="Times New Roman"/>
          <w:color w:val="000000"/>
          <w:rPrChange w:id="0" w:author="Brian E Carpenter" w:date="2021-05-28T15:29:49Z"/>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pPr>
      <w:r>
        <w:rPr>
          <w:rFonts w:ascii="Times New Roman" w:hAnsi="Times New Roman"/>
          <w:color w:val="000000"/>
        </w:rPr>
        <w:t>The second objective may be flooded to all “prefix manager” ASAs to convey relevant policy</w:t>
      </w:r>
      <w:ins w:id="256" w:author="Brian E Carpenter" w:date="2021-05-28T15:46:02Z">
        <w:r>
          <w:rPr>
            <w:rFonts w:ascii="Times New Roman" w:hAnsi="Times New Roman"/>
            <w:color w:val="000000"/>
          </w:rPr>
          <w:t xml:space="preserve">, which can be enforced </w:t>
        </w:r>
      </w:ins>
      <w:ins w:id="257" w:author="Brian E Carpenter" w:date="2021-05-28T15:46:02Z">
        <w:r>
          <w:rPr>
            <w:rFonts w:eastAsia="NSimSun" w:cs="Arial" w:ascii="Times New Roman" w:hAnsi="Times New Roman"/>
            <w:color w:val="000000"/>
            <w:kern w:val="2"/>
            <w:sz w:val="24"/>
            <w:szCs w:val="24"/>
            <w:lang w:val="en-US" w:eastAsia="zh-CN" w:bidi="hi-IN"/>
          </w:rPr>
          <w:t>during</w:t>
        </w:r>
      </w:ins>
      <w:ins w:id="258" w:author="Brian E Carpenter" w:date="2021-05-28T15:46:02Z">
        <w:r>
          <w:rPr>
            <w:rFonts w:ascii="Times New Roman" w:hAnsi="Times New Roman"/>
            <w:color w:val="000000"/>
          </w:rPr>
          <w:t xml:space="preserve"> </w:t>
        </w:r>
      </w:ins>
      <w:ins w:id="259" w:author="Brian E Carpenter" w:date="2021-05-28T15:46:02Z">
        <w:r>
          <w:rPr>
            <w:rFonts w:eastAsia="NSimSun" w:cs="Arial" w:ascii="Times New Roman" w:hAnsi="Times New Roman"/>
            <w:color w:val="000000"/>
            <w:kern w:val="2"/>
            <w:sz w:val="24"/>
            <w:szCs w:val="24"/>
            <w:lang w:val="en-US" w:eastAsia="zh-CN" w:bidi="hi-IN"/>
          </w:rPr>
          <w:t>prefix delegation by individual agents.</w:t>
        </w:r>
      </w:ins>
      <w:del w:id="260" w:author="Brian E Carpenter" w:date="2021-05-28T15:47:21Z">
        <w:r>
          <w:rPr>
            <w:rFonts w:eastAsia="NSimSun" w:cs="Arial" w:ascii="Times New Roman" w:hAnsi="Times New Roman"/>
            <w:color w:val="000000"/>
            <w:kern w:val="2"/>
            <w:sz w:val="24"/>
            <w:szCs w:val="24"/>
            <w:lang w:val="en-US" w:eastAsia="zh-CN" w:bidi="hi-IN"/>
          </w:rPr>
          <w:delText>.</w:delText>
        </w:r>
      </w:del>
      <w:r>
        <w:rPr>
          <w:rFonts w:ascii="Times New Roman" w:hAnsi="Times New Roman"/>
          <w:color w:val="000000"/>
        </w:rPr>
        <w:t xml:space="preserve">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color w:val="C9211E"/>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functions, the ANI and GRASP provide a solid and flexible foundation for this.</w:t>
      </w:r>
    </w:p>
    <w:p>
      <w:pPr>
        <w:pStyle w:val="Heading2"/>
        <w:numPr>
          <w:ilvl w:val="1"/>
          <w:numId w:val="3"/>
        </w:numPr>
        <w:bidi w:val="0"/>
        <w:jc w:val="left"/>
        <w:rPr/>
      </w:pPr>
      <w:r>
        <w:rPr/>
        <w:t>Conclusion</w:t>
      </w:r>
    </w:p>
    <w:p>
      <w:pPr>
        <w:pStyle w:val="TextBody"/>
        <w:bidi w:val="0"/>
        <w:jc w:val="left"/>
        <w:rPr>
          <w:color w:val="C9211E"/>
        </w:rPr>
      </w:pPr>
      <w:r>
        <w:rPr>
          <w:rFonts w:ascii="Times New Roman" w:hAnsi="Times New Roman"/>
          <w:color w:val="C9211E"/>
          <w:rPrChange w:id="0" w:author="Brian E Carpenter" w:date="2021-05-28T15:31:04Z"/>
        </w:rPr>
        <w:t>TBD</w:t>
      </w:r>
    </w:p>
    <w:p>
      <w:pPr>
        <w:pStyle w:val="Heading2"/>
        <w:numPr>
          <w:ilvl w:val="1"/>
          <w:numId w:val="3"/>
        </w:numPr>
        <w:bidi w:val="0"/>
        <w:jc w:val="left"/>
        <w:rPr/>
      </w:pPr>
      <w:r>
        <w:rPr>
          <w:rFonts w:eastAsia="Microsoft YaHei" w:cs="Arial"/>
          <w:b/>
          <w:bCs/>
          <w:sz w:val="32"/>
          <w:szCs w:val="32"/>
        </w:rPr>
        <w:t>Re</w:t>
      </w:r>
      <w:ins w:id="262" w:author="Brian E Carpenter" w:date="2021-05-29T10:08:51Z">
        <w:r>
          <w:rPr>
            <w:rFonts w:eastAsia="Microsoft YaHei" w:cs="Arial"/>
            <w:b/>
            <w:bCs/>
            <w:color w:val="auto"/>
            <w:kern w:val="2"/>
            <w:sz w:val="32"/>
            <w:szCs w:val="32"/>
            <w:lang w:val="en-US" w:eastAsia="zh-CN" w:bidi="hi-IN"/>
          </w:rPr>
          <w:t>f</w:t>
        </w:r>
      </w:ins>
      <w:del w:id="263" w:author="Brian E Carpenter" w:date="2021-05-29T10:08:51Z">
        <w:r>
          <w:rPr>
            <w:rFonts w:eastAsia="Microsoft YaHei" w:cs="Arial"/>
            <w:b/>
            <w:bCs/>
            <w:sz w:val="32"/>
            <w:szCs w:val="32"/>
          </w:rPr>
          <w:delText>r</w:delText>
        </w:r>
      </w:del>
      <w:r>
        <w:rPr>
          <w:rFonts w:eastAsia="Microsoft YaHei" w:cs="Arial"/>
          <w:b/>
          <w:bCs/>
          <w:sz w:val="32"/>
          <w:szCs w:val="32"/>
        </w:rPr>
        <w:t>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lang w:val="en-US"/>
          <w:ins w:id="266" w:author="Brian E Carpenter" w:date="2021-05-29T10:13:45Z"/>
        </w:rPr>
      </w:pPr>
      <w:ins w:id="265" w:author="Brian E Carpenter" w:date="2021-05-29T10:13:45Z">
        <w:r>
          <w:rPr/>
        </w:r>
      </w:ins>
    </w:p>
    <w:p>
      <w:pPr>
        <w:pStyle w:val="Normal"/>
        <w:bidi w:val="0"/>
        <w:jc w:val="left"/>
        <w:rPr/>
      </w:pPr>
      <w:ins w:id="267" w:author="Brian E Carpenter" w:date="2021-05-29T10:13:45Z">
        <w:r>
          <w:rPr>
            <w:rFonts w:cs="Times New Roman" w:ascii="Times New Roman" w:hAnsi="Times New Roman"/>
            <w:sz w:val="24"/>
            <w:szCs w:val="24"/>
            <w:lang w:val="en-US"/>
          </w:rPr>
          <w:t xml:space="preserve">[11] </w:t>
        </w:r>
      </w:ins>
      <w:ins w:id="268" w:author="Brian E Carpenter" w:date="2021-05-29T10:14:35Z">
        <w:r>
          <w:rPr>
            <w:rFonts w:cs="Times New Roman" w:ascii="Times New Roman" w:hAnsi="Times New Roman"/>
            <w:sz w:val="24"/>
            <w:szCs w:val="24"/>
            <w:lang w:val="en-US"/>
          </w:rPr>
          <w:t xml:space="preserve">B. Carpenter, Autonomic Networking, IETF Journal, 2014. </w:t>
        </w:r>
      </w:ins>
      <w:hyperlink r:id="rId5">
        <w:ins w:id="269" w:author="Brian E Carpenter" w:date="2021-05-29T10:14:35Z">
          <w:r>
            <w:rPr>
              <w:rStyle w:val="InternetLink"/>
              <w:rFonts w:cs="Times New Roman" w:ascii="Times New Roman" w:hAnsi="Times New Roman"/>
              <w:sz w:val="24"/>
              <w:szCs w:val="24"/>
              <w:lang w:val="en-US"/>
            </w:rPr>
            <w:t>https://www.ietfjournal.org/autonomic-networking/</w:t>
          </w:r>
        </w:ins>
      </w:hyperlink>
    </w:p>
    <w:p>
      <w:pPr>
        <w:pStyle w:val="Normal"/>
        <w:bidi w:val="0"/>
        <w:jc w:val="left"/>
        <w:rPr>
          <w:rFonts w:ascii="Times New Roman" w:hAnsi="Times New Roman" w:cs="Times New Roman"/>
          <w:sz w:val="24"/>
          <w:szCs w:val="24"/>
          <w:lang w:val="en-US"/>
          <w:ins w:id="272" w:author="Brian E Carpenter" w:date="2021-05-29T10:16:59Z"/>
        </w:rPr>
      </w:pPr>
      <w:ins w:id="271" w:author="Brian E Carpenter" w:date="2021-05-29T10:16:59Z">
        <w:r>
          <w:rPr/>
        </w:r>
      </w:ins>
    </w:p>
    <w:p>
      <w:pPr>
        <w:pStyle w:val="Normal"/>
        <w:bidi w:val="0"/>
        <w:jc w:val="left"/>
        <w:rPr/>
      </w:pPr>
      <w:ins w:id="273" w:author="Brian E Carpenter" w:date="2021-05-29T10:17:01Z">
        <w:r>
          <w:rPr>
            <w:rFonts w:cs="Times New Roman" w:ascii="Times New Roman" w:hAnsi="Times New Roman"/>
            <w:sz w:val="24"/>
            <w:szCs w:val="24"/>
            <w:lang w:val="en-US"/>
          </w:rPr>
          <w:t xml:space="preserve">[12]  FCC, June 15, 2020 T-Mobile Network Outage Report, A Report of the Public Safety and Homeland Security Bureau Federal Communications Commission, PS Docket No. 20-183,  October 2020, </w:t>
        </w:r>
      </w:ins>
      <w:hyperlink r:id="rId6">
        <w:ins w:id="274" w:author="Brian E Carpenter" w:date="2021-05-29T10:17:01Z">
          <w:r>
            <w:rPr>
              <w:rStyle w:val="InternetLink"/>
              <w:rFonts w:cs="Times New Roman" w:ascii="Times New Roman" w:hAnsi="Times New Roman"/>
              <w:sz w:val="24"/>
              <w:szCs w:val="24"/>
              <w:lang w:val="en-US"/>
            </w:rPr>
            <w:t>https://docs.fcc.gov/public/attachments/</w:t>
          </w:r>
        </w:ins>
      </w:hyperlink>
      <w:hyperlink r:id="rId7">
        <w:ins w:id="275" w:author="Brian E Carpenter" w:date="2021-05-29T10:17:01Z">
          <w:r>
            <w:rPr>
              <w:rStyle w:val="InternetLink"/>
              <w:rFonts w:cs="Times New Roman" w:ascii="Times New Roman" w:hAnsi="Times New Roman"/>
              <w:sz w:val="24"/>
              <w:szCs w:val="24"/>
              <w:lang w:val="en-US"/>
            </w:rPr>
            <w:t>DOC-367699A1.docx</w:t>
          </w:r>
        </w:ins>
      </w:hyperlink>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del w:id="282" w:author="Brian E Carpenter" w:date="2021-05-28T15:30:34Z"/>
        </w:rPr>
      </w:pPr>
      <w:r>
        <w:rPr>
          <w:rFonts w:cs="Times New Roman" w:ascii="Times New Roman" w:hAnsi="Times New Roman"/>
          <w:sz w:val="24"/>
          <w:szCs w:val="24"/>
          <w:lang w:val="en-US"/>
        </w:rPr>
        <w:t xml:space="preserve">THE ANIMA AUTHOR TEAM is a group of participants in the IETF’s ANIMA Working Group, including Michael Behringer, </w:t>
      </w:r>
      <w:ins w:id="276" w:author="Brian E Carpenter" w:date="2021-05-29T10:09:23Z">
        <w:r>
          <w:rPr>
            <w:rFonts w:cs="Times New Roman" w:ascii="Times New Roman" w:hAnsi="Times New Roman"/>
            <w:sz w:val="24"/>
            <w:szCs w:val="24"/>
            <w:lang w:val="en-US"/>
          </w:rPr>
          <w:t xml:space="preserve">Carsten Bormann, </w:t>
        </w:r>
      </w:ins>
      <w:r>
        <w:rPr>
          <w:rFonts w:cs="Times New Roman" w:ascii="Times New Roman" w:hAnsi="Times New Roman"/>
          <w:sz w:val="24"/>
          <w:szCs w:val="24"/>
          <w:lang w:val="en-US"/>
        </w:rPr>
        <w:t xml:space="preserve">Brian E. Carpenter, Toerless Eckert,  Sheng Jiang, Yizhou Li, </w:t>
      </w:r>
      <w:ins w:id="277" w:author="Brian E Carpenter" w:date="2021-05-29T10:10:33Z">
        <w:r>
          <w:rPr>
            <w:rFonts w:cs="Times New Roman" w:ascii="Times New Roman" w:hAnsi="Times New Roman"/>
            <w:sz w:val="24"/>
            <w:szCs w:val="24"/>
            <w:lang w:val="en-US"/>
          </w:rPr>
          <w:t xml:space="preserve">Jéferson Campos Nobre </w:t>
        </w:r>
      </w:ins>
      <w:ins w:id="278" w:author="Brian E Carpenter" w:date="2021-05-29T10:10:33Z">
        <w:r>
          <w:rPr>
            <w:rFonts w:cs="Times New Roman" w:ascii="Times New Roman" w:hAnsi="Times New Roman"/>
            <w:sz w:val="24"/>
            <w:szCs w:val="24"/>
            <w:lang w:val="en-US"/>
          </w:rPr>
          <w:t>and</w:t>
        </w:r>
      </w:ins>
      <w:ins w:id="279" w:author="Brian E Carpenter" w:date="2021-05-29T10:10:33Z">
        <w:r>
          <w:rPr>
            <w:rFonts w:cs="Times New Roman" w:ascii="Times New Roman" w:hAnsi="Times New Roman"/>
            <w:sz w:val="24"/>
            <w:szCs w:val="24"/>
            <w:lang w:val="en-US"/>
          </w:rPr>
          <w:t xml:space="preserve"> </w:t>
        </w:r>
      </w:ins>
      <w:r>
        <w:rPr>
          <w:lang w:val="en-US"/>
        </w:rPr>
        <w:t>Michael Richardson</w:t>
      </w:r>
      <w:del w:id="280" w:author="Brian E Carpenter" w:date="2021-05-29T10:10:54Z">
        <w:r>
          <w:rPr>
            <w:lang w:val="en-US"/>
          </w:rPr>
          <w:delText xml:space="preserve">, </w:delText>
        </w:r>
      </w:del>
      <w:del w:id="281" w:author="Brian E Carpenter" w:date="2021-05-29T10:10:54Z">
        <w:r>
          <w:rPr>
            <w:color w:val="C9211E"/>
            <w:lang w:val="en-US"/>
          </w:rPr>
          <w:delText>YOUR NAME HERE</w:delText>
        </w:r>
      </w:del>
      <w:r>
        <w:rPr>
          <w:lang w:val="en-US"/>
        </w:rPr>
        <w:t>. They may be contacted at anima@ietf.org.</w:t>
      </w:r>
    </w:p>
    <w:p>
      <w:pPr>
        <w:pStyle w:val="Normal"/>
        <w:bidi w:val="0"/>
        <w:jc w:val="left"/>
        <w:rPr>
          <w:lang w:val="en-US"/>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Brian E Carpenter" w:date="2021-05-29T09:03:26Z" w:initials="BEC">
    <w:p>
      <w:r>
        <w:rPr>
          <w:rFonts w:cs="Times New Roman" w:ascii="Times New Roman" w:hAnsi="Times New Roman" w:eastAsia="NSimSun"/>
          <w:b w:val="false"/>
          <w:bCs w:val="false"/>
          <w:i w:val="false"/>
          <w:iCs w:val="false"/>
          <w:caps w:val="false"/>
          <w:smallCaps w:val="false"/>
          <w:strike w:val="false"/>
          <w:dstrike w:val="false"/>
          <w:outline w:val="false"/>
          <w:shadow w:val="false"/>
          <w:emboss w:val="false"/>
          <w:imprint w:val="false"/>
          <w:color w:val="C9211E"/>
          <w:spacing w:val="0"/>
          <w:w w:val="100"/>
          <w:kern w:val="0"/>
          <w:position w:val="0"/>
          <w:sz w:val="20"/>
          <w:sz w:val="20"/>
          <w:szCs w:val="24"/>
          <w:u w:val="none"/>
          <w:vertAlign w:val="baseline"/>
          <w:em w:val="none"/>
          <w:lang w:val="en-US" w:eastAsia="zh-CN" w:bidi="hi-IN"/>
        </w:rPr>
        <w:t>In case we can’t use this image:</w:t>
      </w:r>
    </w:p>
    <w:p>
      <w:r>
        <w:rPr>
          <w:rFonts w:cs="Arial" w:ascii="Liberation Serif" w:hAnsi="Liberation Serif" w:eastAsia="NSimSu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In the metaphor of a network being a car, today’s networks are childrens’ pedal cars guided from behind by an attentive parent, whereas ANIMA wants them to be like a self-driving taxi.</w:t>
      </w:r>
    </w:p>
  </w:comment>
  <w:comment w:id="3"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4"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5"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6"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7"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tru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tru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ietfjournal.org/autonomic-networking/" TargetMode="External"/><Relationship Id="rId6" Type="http://schemas.openxmlformats.org/officeDocument/2006/relationships/hyperlink" Target="https://docs.fcc.gov/public/attachments/DOC-367699A1.docx" TargetMode="External"/><Relationship Id="rId7" Type="http://schemas.openxmlformats.org/officeDocument/2006/relationships/hyperlink" Target="https://docs.fcc.gov/public/attachments/DOC-367699A1.docx" TargetMode="Externa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283</TotalTime>
  <Application>LibreOffice/6.3.3.2$Windows_X86_64 LibreOffice_project/a64200df03143b798afd1ec74a12ab50359878ed</Application>
  <Pages>10</Pages>
  <Words>3956</Words>
  <Characters>21879</Characters>
  <CharactersWithSpaces>25761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2021-05-29T10:18:56Z</dcterms:modified>
  <cp:revision>62</cp:revision>
  <dc:subject/>
  <dc:title/>
</cp:coreProperties>
</file>